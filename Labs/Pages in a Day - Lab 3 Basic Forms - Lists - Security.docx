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EF456" w14:textId="5EE040F1" w:rsidR="17A0C34B" w:rsidRDefault="6E64D0F4" w:rsidP="468B389B">
      <w:pPr>
        <w:pStyle w:val="Covertitle"/>
        <w:rPr>
          <w:rFonts w:eastAsia="Segoe UI Semibold" w:cs="Segoe UI Semibold"/>
          <w:sz w:val="56"/>
          <w:szCs w:val="56"/>
        </w:rPr>
      </w:pPr>
      <w:r w:rsidRPr="468B389B">
        <w:rPr>
          <w:rFonts w:eastAsia="Segoe UI Semibold" w:cs="Segoe UI Semibold"/>
          <w:sz w:val="56"/>
          <w:szCs w:val="56"/>
        </w:rPr>
        <w:t xml:space="preserve">Power </w:t>
      </w:r>
      <w:r w:rsidR="0C1C95DB" w:rsidRPr="468B389B">
        <w:rPr>
          <w:rFonts w:eastAsia="Segoe UI Semibold" w:cs="Segoe UI Semibold"/>
          <w:sz w:val="56"/>
          <w:szCs w:val="56"/>
        </w:rPr>
        <w:t>Pages</w:t>
      </w:r>
      <w:r w:rsidRPr="468B389B">
        <w:rPr>
          <w:rFonts w:eastAsia="Segoe UI Semibold" w:cs="Segoe UI Semibold"/>
          <w:sz w:val="56"/>
          <w:szCs w:val="56"/>
        </w:rPr>
        <w:t xml:space="preserve"> 1 Day</w:t>
      </w:r>
    </w:p>
    <w:p w14:paraId="7D49B9C5" w14:textId="3269B266" w:rsidR="1091CD74" w:rsidRDefault="1091CD74" w:rsidP="2FBB6F7A">
      <w:pPr>
        <w:pStyle w:val="TitlePageSubhead"/>
        <w:spacing w:line="259" w:lineRule="auto"/>
        <w:rPr>
          <w:szCs w:val="32"/>
        </w:rPr>
      </w:pPr>
      <w:r>
        <w:t>Power Platform WorkshopPLUS</w:t>
      </w:r>
    </w:p>
    <w:p w14:paraId="2C09B3A1" w14:textId="768114ED" w:rsidR="00F54FC0" w:rsidRDefault="00C85F57" w:rsidP="00572028">
      <w:pPr>
        <w:pStyle w:val="TitlePageSubhead"/>
      </w:pPr>
      <w:r>
        <w:t xml:space="preserve">Lab </w:t>
      </w:r>
      <w:r w:rsidR="3B00B077">
        <w:t>3</w:t>
      </w:r>
      <w:r>
        <w:t xml:space="preserve">: </w:t>
      </w:r>
      <w:r w:rsidR="00E517D8">
        <w:t xml:space="preserve">Basic </w:t>
      </w:r>
      <w:r w:rsidR="248ED70E">
        <w:t>Forms</w:t>
      </w:r>
      <w:r w:rsidR="00CD27D4">
        <w:t xml:space="preserve">, </w:t>
      </w:r>
      <w:r w:rsidR="00EE0AF7">
        <w:t>Lists</w:t>
      </w:r>
      <w:r w:rsidR="00CD27D4">
        <w:t xml:space="preserve"> and Security </w:t>
      </w:r>
    </w:p>
    <w:p w14:paraId="3C880400" w14:textId="77777777" w:rsidR="003B4C9E" w:rsidRPr="00530DF0" w:rsidRDefault="003B4C9E" w:rsidP="00572028">
      <w:pPr>
        <w:pStyle w:val="TitlePageSubhead"/>
      </w:pPr>
    </w:p>
    <w:p w14:paraId="0B3CF21F" w14:textId="127207B5" w:rsidR="00513CEF" w:rsidRDefault="00513CEF" w:rsidP="008D1FFE">
      <w:pPr>
        <w:pStyle w:val="Covertitle"/>
        <w:sectPr w:rsidR="00513CEF" w:rsidSect="00616B19">
          <w:headerReference w:type="default" r:id="rId11"/>
          <w:footerReference w:type="default" r:id="rId12"/>
          <w:headerReference w:type="first" r:id="rId13"/>
          <w:footerReference w:type="first" r:id="rId14"/>
          <w:pgSz w:w="12240" w:h="15840" w:code="1"/>
          <w:pgMar w:top="2160" w:right="3600" w:bottom="1440" w:left="1080" w:header="1080" w:footer="360" w:gutter="0"/>
          <w:pgNumType w:start="1"/>
          <w:cols w:space="720"/>
          <w:titlePg/>
          <w:docGrid w:linePitch="360"/>
        </w:sectPr>
      </w:pPr>
    </w:p>
    <w:p w14:paraId="01D0D410" w14:textId="77777777" w:rsidR="003B4C9E" w:rsidRDefault="003B4C9E" w:rsidP="003B4C9E">
      <w:pPr>
        <w:pStyle w:val="IntroCopy"/>
      </w:pPr>
      <w:r>
        <w:lastRenderedPageBreak/>
        <w:t>Conditions and Terms of Use</w:t>
      </w:r>
    </w:p>
    <w:p w14:paraId="43642502" w14:textId="77777777" w:rsidR="003B4C9E" w:rsidRDefault="003B4C9E" w:rsidP="003B4C9E">
      <w:pPr>
        <w:pStyle w:val="BodyCopy"/>
      </w:pPr>
      <w:r>
        <w:t>Microsoft Confidential - For Internal Use Only</w:t>
      </w:r>
    </w:p>
    <w:p w14:paraId="73EC843C" w14:textId="4D317B6A" w:rsidR="003B4C9E" w:rsidRDefault="003B4C9E" w:rsidP="003B4C9E">
      <w:pPr>
        <w:pStyle w:val="BodyCopy"/>
      </w:pPr>
      <w:r>
        <w:t xml:space="preserve">This training package is proprietary and confidential and is intended only for uses described in the training materials. Content and software </w:t>
      </w:r>
      <w:bookmarkStart w:id="0" w:name="_Int_Fakn2xN7"/>
      <w:r>
        <w:t>is</w:t>
      </w:r>
      <w:bookmarkEnd w:id="0"/>
      <w:r>
        <w:t xml:space="preserve"> provided to you under a Non-Disclosure Agreement and cannot be distributed. Copying or disclosing all or any portion of the content and/or software included in such packages is </w:t>
      </w:r>
      <w:bookmarkStart w:id="1" w:name="_Int_iqFEr5LW"/>
      <w:r>
        <w:t>strictly prohibited</w:t>
      </w:r>
      <w:bookmarkEnd w:id="1"/>
      <w:r>
        <w:t>.</w:t>
      </w:r>
    </w:p>
    <w:p w14:paraId="5399DFB7" w14:textId="77777777" w:rsidR="003B4C9E" w:rsidRDefault="003B4C9E" w:rsidP="003B4C9E">
      <w:pPr>
        <w:pStyle w:val="BodyCopy"/>
      </w:pPr>
      <w: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51285B4D" w14:textId="77777777" w:rsidR="003B4C9E" w:rsidRDefault="003B4C9E" w:rsidP="003B4C9E">
      <w:pPr>
        <w:pStyle w:val="BodyCopy"/>
      </w:pPr>
      <w:r>
        <w:t xml:space="preserve">Training package content, including </w:t>
      </w:r>
      <w:bookmarkStart w:id="2" w:name="_Int_0Fne5ykK"/>
      <w:r>
        <w:t>URLs</w:t>
      </w:r>
      <w:bookmarkEnd w:id="2"/>
      <w:r>
        <w:t xml:space="preserve">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1443816D" w14:textId="77777777" w:rsidR="003B4C9E" w:rsidRDefault="003B4C9E" w:rsidP="003B4C9E">
      <w:pPr>
        <w:pStyle w:val="BodyCopy"/>
      </w:pPr>
      <w:r>
        <w:t>© 2021 Microsoft Corporation</w:t>
      </w:r>
      <w:bookmarkStart w:id="3" w:name="_Int_EiCzfjbH"/>
      <w:r>
        <w:t xml:space="preserve">.  </w:t>
      </w:r>
      <w:bookmarkEnd w:id="3"/>
      <w:r>
        <w:t>All rights reserved.</w:t>
      </w:r>
    </w:p>
    <w:p w14:paraId="5D0C0A18" w14:textId="77777777" w:rsidR="00F54FC0" w:rsidRPr="00220FBD" w:rsidRDefault="006F29B6" w:rsidP="000D2B94">
      <w:pPr>
        <w:pStyle w:val="Subheading2Nospaceafter"/>
      </w:pPr>
      <w:r w:rsidRPr="00220FBD">
        <w:br w:type="page"/>
      </w:r>
    </w:p>
    <w:p w14:paraId="5DCAFA33" w14:textId="77777777" w:rsidR="00300EEB" w:rsidRDefault="00300EEB" w:rsidP="00300EEB">
      <w:pPr>
        <w:pStyle w:val="IntroCopy"/>
      </w:pPr>
      <w:bookmarkStart w:id="4" w:name="OLE_LINK3"/>
      <w:bookmarkStart w:id="5" w:name="OLE_LINK4"/>
      <w:bookmarkStart w:id="6" w:name="OLE_LINK39"/>
      <w:bookmarkStart w:id="7" w:name="OLE_LINK40"/>
      <w:bookmarkStart w:id="8" w:name="OLE_LINK25"/>
      <w:bookmarkStart w:id="9" w:name="OLE_LINK26"/>
      <w:r>
        <w:lastRenderedPageBreak/>
        <w:t>Copyright and Trademarks</w:t>
      </w:r>
    </w:p>
    <w:p w14:paraId="4EED5683" w14:textId="77777777" w:rsidR="00300EEB" w:rsidRDefault="00300EEB" w:rsidP="00300EEB">
      <w:pPr>
        <w:pStyle w:val="BodyCopy"/>
      </w:pPr>
      <w:r>
        <w:t>© 2021 Microsoft Corporation. All rights reserved.</w:t>
      </w:r>
    </w:p>
    <w:p w14:paraId="021CC439" w14:textId="77777777" w:rsidR="00300EEB" w:rsidRDefault="00300EEB" w:rsidP="00300EEB">
      <w:pPr>
        <w:pStyle w:val="BodyCopy"/>
      </w:pPr>
      <w:r>
        <w:t xml:space="preserve">Microsoft may have patents, patent applications, trademarks, copyrights, or other intellectual property rights covering subject matter in this document. Except as expressly provided in </w:t>
      </w:r>
      <w:bookmarkStart w:id="10" w:name="_Int_cfVOLNiJ"/>
      <w:r>
        <w:t>written</w:t>
      </w:r>
      <w:bookmarkEnd w:id="10"/>
      <w:r>
        <w:t xml:space="preserve"> license agreement from Microsoft, the furnishing of this document does not give you any license to these patents, trademarks, copyrights, or other intellectual property.</w:t>
      </w:r>
    </w:p>
    <w:p w14:paraId="24A07003" w14:textId="77777777" w:rsidR="00300EEB" w:rsidRDefault="00300EEB" w:rsidP="00300EEB">
      <w:pPr>
        <w:pStyle w:val="BodyCopy"/>
      </w:pPr>
      <w:r>
        <w:t xml:space="preserve">Complying with all applicable copyright laws is the responsibility of the user. Without limiting the rights under copyright, no part of this document may be reproduced, stored </w:t>
      </w:r>
      <w:bookmarkStart w:id="11" w:name="_Int_AizgEcWH"/>
      <w:r>
        <w:t>in</w:t>
      </w:r>
      <w:bookmarkEnd w:id="11"/>
      <w:r>
        <w:t xml:space="preserve"> or introduced into a retrieval system, or transmitted in any form or by any means (electronic, mechanical, photocopying, recording, or otherwise), or for any purpose, without the express written permission of Microsoft Corporation. </w:t>
      </w:r>
    </w:p>
    <w:p w14:paraId="39F5EA80" w14:textId="77777777" w:rsidR="00300EEB" w:rsidRDefault="00300EEB" w:rsidP="00300EEB">
      <w:pPr>
        <w:pStyle w:val="BodyCopy"/>
      </w:pPr>
      <w:r>
        <w:t>For more information, see Use of Microsoft Copyrighted Content at</w:t>
      </w:r>
    </w:p>
    <w:p w14:paraId="2A31FEF4" w14:textId="77777777" w:rsidR="00300EEB" w:rsidRDefault="00000000" w:rsidP="00300EEB">
      <w:pPr>
        <w:pStyle w:val="BodyCopy"/>
      </w:pPr>
      <w:hyperlink r:id="rId15" w:history="1">
        <w:r w:rsidR="00300EEB" w:rsidRPr="00463111">
          <w:rPr>
            <w:rStyle w:val="Hyperlink"/>
          </w:rPr>
          <w:t>http://www.microsoft.com/about/legal/permissions/</w:t>
        </w:r>
      </w:hyperlink>
    </w:p>
    <w:p w14:paraId="5B0E90EF" w14:textId="77777777" w:rsidR="00300EEB" w:rsidRDefault="00300EEB" w:rsidP="00300EEB">
      <w:pPr>
        <w:pStyle w:val="BodyCopy"/>
      </w:pPr>
      <w:r>
        <w:t xml:space="preserve">Internet Explorer, Microsoft, Microsoft Dynamics, Microsoft Dynamics logo,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w:t>
      </w:r>
      <w:bookmarkStart w:id="12" w:name="_Int_Y1qBh5nl"/>
      <w:r>
        <w:t>property</w:t>
      </w:r>
      <w:bookmarkEnd w:id="12"/>
      <w:r>
        <w:t xml:space="preserve"> of their respective owners.</w:t>
      </w:r>
    </w:p>
    <w:p w14:paraId="321B82B8" w14:textId="77777777" w:rsidR="000850C3" w:rsidRPr="00530DF0" w:rsidRDefault="000850C3" w:rsidP="00D7771F">
      <w:pPr>
        <w:pStyle w:val="BodyCopy"/>
      </w:pPr>
    </w:p>
    <w:p w14:paraId="6472A70E" w14:textId="77777777" w:rsidR="00513CEF" w:rsidRDefault="00513CEF" w:rsidP="000850C3">
      <w:pPr>
        <w:pStyle w:val="BodyCopy"/>
      </w:pPr>
      <w:r>
        <w:br w:type="page"/>
      </w:r>
    </w:p>
    <w:sdt>
      <w:sdtPr>
        <w:rPr>
          <w:rFonts w:ascii="Segoe UI" w:eastAsia="Times New Roman" w:hAnsi="Segoe UI" w:cs="Segoe UI"/>
          <w:color w:val="000000" w:themeColor="text1"/>
          <w:kern w:val="24"/>
          <w:sz w:val="20"/>
          <w:szCs w:val="20"/>
        </w:rPr>
        <w:id w:val="1021671283"/>
        <w:docPartObj>
          <w:docPartGallery w:val="Table of Contents"/>
          <w:docPartUnique/>
        </w:docPartObj>
      </w:sdtPr>
      <w:sdtEndPr>
        <w:rPr>
          <w:b/>
          <w:bCs/>
          <w:noProof/>
        </w:rPr>
      </w:sdtEndPr>
      <w:sdtContent>
        <w:p w14:paraId="3078459A" w14:textId="5D54EF73" w:rsidR="005F4585" w:rsidRDefault="005F4585">
          <w:pPr>
            <w:pStyle w:val="TOCHeading"/>
          </w:pPr>
          <w:r>
            <w:t>Table of Contents</w:t>
          </w:r>
        </w:p>
        <w:p w14:paraId="125A9D06" w14:textId="145366CC" w:rsidR="00632150" w:rsidRDefault="005F4585">
          <w:pPr>
            <w:pStyle w:val="TOC1"/>
            <w:rPr>
              <w:rFonts w:asciiTheme="minorHAnsi" w:eastAsiaTheme="minorEastAsia" w:hAnsiTheme="minorHAnsi" w:cstheme="minorBidi"/>
              <w:noProof/>
              <w:color w:val="auto"/>
              <w:kern w:val="0"/>
              <w:sz w:val="22"/>
              <w:szCs w:val="22"/>
            </w:rPr>
          </w:pPr>
          <w:r>
            <w:fldChar w:fldCharType="begin"/>
          </w:r>
          <w:r>
            <w:instrText xml:space="preserve"> TOC \o "1-3" \h \z \u </w:instrText>
          </w:r>
          <w:r>
            <w:fldChar w:fldCharType="separate"/>
          </w:r>
          <w:hyperlink w:anchor="_Toc119062146" w:history="1">
            <w:r w:rsidR="00632150" w:rsidRPr="00845930">
              <w:rPr>
                <w:rStyle w:val="Hyperlink"/>
                <w:noProof/>
              </w:rPr>
              <w:t>Lab 3: Basic Forms and Lists</w:t>
            </w:r>
            <w:r w:rsidR="00632150">
              <w:rPr>
                <w:noProof/>
                <w:webHidden/>
              </w:rPr>
              <w:tab/>
            </w:r>
            <w:r w:rsidR="00632150">
              <w:rPr>
                <w:noProof/>
                <w:webHidden/>
              </w:rPr>
              <w:fldChar w:fldCharType="begin"/>
            </w:r>
            <w:r w:rsidR="00632150">
              <w:rPr>
                <w:noProof/>
                <w:webHidden/>
              </w:rPr>
              <w:instrText xml:space="preserve"> PAGEREF _Toc119062146 \h </w:instrText>
            </w:r>
            <w:r w:rsidR="00632150">
              <w:rPr>
                <w:noProof/>
                <w:webHidden/>
              </w:rPr>
            </w:r>
            <w:r w:rsidR="00632150">
              <w:rPr>
                <w:noProof/>
                <w:webHidden/>
              </w:rPr>
              <w:fldChar w:fldCharType="separate"/>
            </w:r>
            <w:r w:rsidR="00632150">
              <w:rPr>
                <w:noProof/>
                <w:webHidden/>
              </w:rPr>
              <w:t>5</w:t>
            </w:r>
            <w:r w:rsidR="00632150">
              <w:rPr>
                <w:noProof/>
                <w:webHidden/>
              </w:rPr>
              <w:fldChar w:fldCharType="end"/>
            </w:r>
          </w:hyperlink>
        </w:p>
        <w:p w14:paraId="3946ABF3" w14:textId="6E08DA31" w:rsidR="00632150" w:rsidRDefault="00000000">
          <w:pPr>
            <w:pStyle w:val="TOC2"/>
            <w:rPr>
              <w:rFonts w:asciiTheme="minorHAnsi" w:eastAsiaTheme="minorEastAsia" w:hAnsiTheme="minorHAnsi" w:cstheme="minorBidi"/>
              <w:noProof/>
              <w:color w:val="auto"/>
              <w:kern w:val="0"/>
              <w:sz w:val="22"/>
              <w:szCs w:val="22"/>
            </w:rPr>
          </w:pPr>
          <w:hyperlink w:anchor="_Toc119062147" w:history="1">
            <w:r w:rsidR="00632150" w:rsidRPr="00845930">
              <w:rPr>
                <w:rStyle w:val="Hyperlink"/>
                <w:noProof/>
              </w:rPr>
              <w:t>Part 1: Basic Forms and Security</w:t>
            </w:r>
            <w:r w:rsidR="00632150">
              <w:rPr>
                <w:noProof/>
                <w:webHidden/>
              </w:rPr>
              <w:tab/>
            </w:r>
            <w:r w:rsidR="00632150">
              <w:rPr>
                <w:noProof/>
                <w:webHidden/>
              </w:rPr>
              <w:fldChar w:fldCharType="begin"/>
            </w:r>
            <w:r w:rsidR="00632150">
              <w:rPr>
                <w:noProof/>
                <w:webHidden/>
              </w:rPr>
              <w:instrText xml:space="preserve"> PAGEREF _Toc119062147 \h </w:instrText>
            </w:r>
            <w:r w:rsidR="00632150">
              <w:rPr>
                <w:noProof/>
                <w:webHidden/>
              </w:rPr>
            </w:r>
            <w:r w:rsidR="00632150">
              <w:rPr>
                <w:noProof/>
                <w:webHidden/>
              </w:rPr>
              <w:fldChar w:fldCharType="separate"/>
            </w:r>
            <w:r w:rsidR="00632150">
              <w:rPr>
                <w:noProof/>
                <w:webHidden/>
              </w:rPr>
              <w:t>6</w:t>
            </w:r>
            <w:r w:rsidR="00632150">
              <w:rPr>
                <w:noProof/>
                <w:webHidden/>
              </w:rPr>
              <w:fldChar w:fldCharType="end"/>
            </w:r>
          </w:hyperlink>
        </w:p>
        <w:p w14:paraId="673F48AA" w14:textId="00821037" w:rsidR="00632150" w:rsidRDefault="00000000">
          <w:pPr>
            <w:pStyle w:val="TOC2"/>
            <w:rPr>
              <w:rFonts w:asciiTheme="minorHAnsi" w:eastAsiaTheme="minorEastAsia" w:hAnsiTheme="minorHAnsi" w:cstheme="minorBidi"/>
              <w:noProof/>
              <w:color w:val="auto"/>
              <w:kern w:val="0"/>
              <w:sz w:val="22"/>
              <w:szCs w:val="22"/>
            </w:rPr>
          </w:pPr>
          <w:hyperlink w:anchor="_Toc119062148" w:history="1">
            <w:r w:rsidR="00632150" w:rsidRPr="00845930">
              <w:rPr>
                <w:rStyle w:val="Hyperlink"/>
                <w:noProof/>
              </w:rPr>
              <w:t>Part 2: Lists and Security</w:t>
            </w:r>
            <w:r w:rsidR="00632150">
              <w:rPr>
                <w:noProof/>
                <w:webHidden/>
              </w:rPr>
              <w:tab/>
            </w:r>
            <w:r w:rsidR="00632150">
              <w:rPr>
                <w:noProof/>
                <w:webHidden/>
              </w:rPr>
              <w:fldChar w:fldCharType="begin"/>
            </w:r>
            <w:r w:rsidR="00632150">
              <w:rPr>
                <w:noProof/>
                <w:webHidden/>
              </w:rPr>
              <w:instrText xml:space="preserve"> PAGEREF _Toc119062148 \h </w:instrText>
            </w:r>
            <w:r w:rsidR="00632150">
              <w:rPr>
                <w:noProof/>
                <w:webHidden/>
              </w:rPr>
            </w:r>
            <w:r w:rsidR="00632150">
              <w:rPr>
                <w:noProof/>
                <w:webHidden/>
              </w:rPr>
              <w:fldChar w:fldCharType="separate"/>
            </w:r>
            <w:r w:rsidR="00632150">
              <w:rPr>
                <w:noProof/>
                <w:webHidden/>
              </w:rPr>
              <w:t>16</w:t>
            </w:r>
            <w:r w:rsidR="00632150">
              <w:rPr>
                <w:noProof/>
                <w:webHidden/>
              </w:rPr>
              <w:fldChar w:fldCharType="end"/>
            </w:r>
          </w:hyperlink>
        </w:p>
        <w:p w14:paraId="1112EDB4" w14:textId="01D3953A" w:rsidR="005F4585" w:rsidRDefault="005F4585">
          <w:r>
            <w:rPr>
              <w:b/>
              <w:bCs/>
              <w:noProof/>
            </w:rPr>
            <w:fldChar w:fldCharType="end"/>
          </w:r>
        </w:p>
      </w:sdtContent>
    </w:sdt>
    <w:p w14:paraId="38BAA3F0" w14:textId="77777777" w:rsidR="00B2249D" w:rsidRDefault="00B2249D" w:rsidP="00F770D4">
      <w:pPr>
        <w:pStyle w:val="TOCHeading"/>
      </w:pPr>
    </w:p>
    <w:p w14:paraId="2C044DFA" w14:textId="77777777" w:rsidR="00B2249D" w:rsidRDefault="00B2249D">
      <w:pPr>
        <w:spacing w:after="0"/>
        <w:rPr>
          <w:rFonts w:ascii="Segoe UI Semibold" w:eastAsiaTheme="majorEastAsia" w:hAnsi="Segoe UI Semibold" w:cs="Times New Roman (Headings CS)"/>
          <w:bCs/>
          <w:sz w:val="32"/>
          <w:szCs w:val="26"/>
        </w:rPr>
      </w:pPr>
      <w:r>
        <w:br w:type="page"/>
      </w:r>
    </w:p>
    <w:p w14:paraId="7288BB44" w14:textId="6E549BE6" w:rsidR="00B2249D" w:rsidRDefault="00AC4C41" w:rsidP="002667C1">
      <w:pPr>
        <w:pStyle w:val="Heading1"/>
      </w:pPr>
      <w:bookmarkStart w:id="13" w:name="_Toc119062146"/>
      <w:bookmarkStart w:id="14" w:name="_Hlk68974549"/>
      <w:r>
        <w:lastRenderedPageBreak/>
        <w:t xml:space="preserve">Lab </w:t>
      </w:r>
      <w:r w:rsidR="008D2574">
        <w:t>3</w:t>
      </w:r>
      <w:r w:rsidR="002C6D4E">
        <w:t xml:space="preserve">: </w:t>
      </w:r>
      <w:r w:rsidR="00E517D8">
        <w:t xml:space="preserve">Basic </w:t>
      </w:r>
      <w:r w:rsidR="002C6D4E">
        <w:t>Forms</w:t>
      </w:r>
      <w:r w:rsidR="00EE0AF7">
        <w:t xml:space="preserve"> and Lists</w:t>
      </w:r>
      <w:bookmarkEnd w:id="13"/>
    </w:p>
    <w:bookmarkEnd w:id="14"/>
    <w:p w14:paraId="6A61AF7C" w14:textId="5854364C" w:rsidR="00B2249D" w:rsidRPr="00B2249D" w:rsidRDefault="00B2249D" w:rsidP="002E7172">
      <w:pPr>
        <w:pStyle w:val="Subheading1"/>
      </w:pPr>
      <w:r w:rsidRPr="00B2249D">
        <w:t>Introduction</w:t>
      </w:r>
    </w:p>
    <w:p w14:paraId="72FE8E8C" w14:textId="358B2D6F" w:rsidR="008D5DFD" w:rsidRDefault="55E629CB" w:rsidP="00FC3328">
      <w:pPr>
        <w:pStyle w:val="BodyCopy"/>
      </w:pPr>
      <w:r>
        <w:t xml:space="preserve">During this lab, you will be adding a new form to the 311 </w:t>
      </w:r>
      <w:r w:rsidR="30CE3945">
        <w:t xml:space="preserve">Power </w:t>
      </w:r>
      <w:r>
        <w:t>P</w:t>
      </w:r>
      <w:r w:rsidR="42326AB4">
        <w:t>ages</w:t>
      </w:r>
      <w:r>
        <w:t xml:space="preserve"> to allow visitors to create and submit service tickets. </w:t>
      </w:r>
    </w:p>
    <w:p w14:paraId="71432C93" w14:textId="77777777" w:rsidR="00FC3328" w:rsidRDefault="00FC3328" w:rsidP="00FC3328">
      <w:pPr>
        <w:pStyle w:val="BodyCopy"/>
      </w:pPr>
    </w:p>
    <w:p w14:paraId="3597EE08" w14:textId="7EFE8F07" w:rsidR="00B2249D" w:rsidRDefault="00B2249D" w:rsidP="002E7172">
      <w:pPr>
        <w:pStyle w:val="Subheading1"/>
      </w:pPr>
      <w:r>
        <w:t>Objectives</w:t>
      </w:r>
    </w:p>
    <w:p w14:paraId="536B0D2D" w14:textId="77777777" w:rsidR="00B2249D" w:rsidRPr="00B2249D" w:rsidRDefault="5E216D83" w:rsidP="5E216D83">
      <w:pPr>
        <w:pStyle w:val="BodyCopy"/>
        <w:numPr>
          <w:ilvl w:val="0"/>
          <w:numId w:val="12"/>
        </w:numPr>
        <w:rPr>
          <w:rFonts w:eastAsia="Segoe UI"/>
        </w:rPr>
      </w:pPr>
      <w:r>
        <w:t xml:space="preserve">After completing this, you will be able to: </w:t>
      </w:r>
    </w:p>
    <w:p w14:paraId="67001C91" w14:textId="5A66F37D" w:rsidR="00F524D6" w:rsidRDefault="55E629CB" w:rsidP="5A21B260">
      <w:pPr>
        <w:pStyle w:val="BodyCopyNumbered"/>
        <w:numPr>
          <w:ilvl w:val="0"/>
          <w:numId w:val="12"/>
        </w:numPr>
        <w:rPr>
          <w:rFonts w:eastAsiaTheme="minorEastAsia" w:cstheme="minorBidi"/>
          <w:i w:val="0"/>
          <w:iCs w:val="0"/>
        </w:rPr>
      </w:pPr>
      <w:r w:rsidRPr="5A21B260">
        <w:rPr>
          <w:i w:val="0"/>
          <w:iCs w:val="0"/>
        </w:rPr>
        <w:t>Add forms to the</w:t>
      </w:r>
      <w:r w:rsidR="079B5FAE" w:rsidRPr="5A21B260">
        <w:rPr>
          <w:i w:val="0"/>
          <w:iCs w:val="0"/>
        </w:rPr>
        <w:t xml:space="preserve"> Power</w:t>
      </w:r>
      <w:r w:rsidRPr="5A21B260">
        <w:rPr>
          <w:i w:val="0"/>
          <w:iCs w:val="0"/>
        </w:rPr>
        <w:t xml:space="preserve"> P</w:t>
      </w:r>
      <w:r w:rsidR="34BED05D" w:rsidRPr="5A21B260">
        <w:rPr>
          <w:i w:val="0"/>
          <w:iCs w:val="0"/>
        </w:rPr>
        <w:t>age</w:t>
      </w:r>
      <w:r w:rsidR="5979A4F2" w:rsidRPr="5A21B260">
        <w:rPr>
          <w:i w:val="0"/>
          <w:iCs w:val="0"/>
        </w:rPr>
        <w:t>s site</w:t>
      </w:r>
    </w:p>
    <w:p w14:paraId="5BCE87A2" w14:textId="5FF2A95D" w:rsidR="001124D5" w:rsidRDefault="5E216D83" w:rsidP="5E216D83">
      <w:pPr>
        <w:pStyle w:val="BodyCopyNumbered"/>
        <w:numPr>
          <w:ilvl w:val="0"/>
          <w:numId w:val="12"/>
        </w:numPr>
        <w:rPr>
          <w:rFonts w:eastAsiaTheme="minorEastAsia" w:cstheme="minorBidi"/>
          <w:i w:val="0"/>
          <w:iCs w:val="0"/>
        </w:rPr>
      </w:pPr>
      <w:r w:rsidRPr="5E216D83">
        <w:rPr>
          <w:i w:val="0"/>
          <w:iCs w:val="0"/>
        </w:rPr>
        <w:t>Securing forms</w:t>
      </w:r>
    </w:p>
    <w:p w14:paraId="06D465AF" w14:textId="5D288BF7" w:rsidR="00BA1671" w:rsidRDefault="55E629CB" w:rsidP="5A21B260">
      <w:pPr>
        <w:pStyle w:val="BodyCopyNumbered"/>
        <w:numPr>
          <w:ilvl w:val="0"/>
          <w:numId w:val="12"/>
        </w:numPr>
        <w:rPr>
          <w:rFonts w:eastAsiaTheme="minorEastAsia" w:cstheme="minorBidi"/>
          <w:i w:val="0"/>
          <w:iCs w:val="0"/>
        </w:rPr>
      </w:pPr>
      <w:r w:rsidRPr="5A21B260">
        <w:rPr>
          <w:i w:val="0"/>
          <w:iCs w:val="0"/>
        </w:rPr>
        <w:t xml:space="preserve">Validate records submitted via the </w:t>
      </w:r>
      <w:r w:rsidR="2879A424" w:rsidRPr="5A21B260">
        <w:rPr>
          <w:i w:val="0"/>
          <w:iCs w:val="0"/>
        </w:rPr>
        <w:t xml:space="preserve">Power </w:t>
      </w:r>
      <w:r w:rsidRPr="5A21B260">
        <w:rPr>
          <w:i w:val="0"/>
          <w:iCs w:val="0"/>
        </w:rPr>
        <w:t>P</w:t>
      </w:r>
      <w:r w:rsidR="06ADDE03" w:rsidRPr="5A21B260">
        <w:rPr>
          <w:i w:val="0"/>
          <w:iCs w:val="0"/>
        </w:rPr>
        <w:t>age</w:t>
      </w:r>
      <w:r w:rsidR="67C3A799" w:rsidRPr="5A21B260">
        <w:rPr>
          <w:i w:val="0"/>
          <w:iCs w:val="0"/>
        </w:rPr>
        <w:t>s</w:t>
      </w:r>
      <w:r w:rsidR="03B410F7" w:rsidRPr="5A21B260">
        <w:rPr>
          <w:i w:val="0"/>
          <w:iCs w:val="0"/>
        </w:rPr>
        <w:t xml:space="preserve"> site</w:t>
      </w:r>
    </w:p>
    <w:p w14:paraId="342AEE98" w14:textId="6EE81D60" w:rsidR="00EE0AF7" w:rsidRDefault="55E629CB" w:rsidP="5A21B260">
      <w:pPr>
        <w:pStyle w:val="BodyCopyNumbered"/>
        <w:numPr>
          <w:ilvl w:val="0"/>
          <w:numId w:val="12"/>
        </w:numPr>
        <w:rPr>
          <w:rFonts w:eastAsiaTheme="minorEastAsia" w:cstheme="minorBidi"/>
          <w:i w:val="0"/>
          <w:iCs w:val="0"/>
        </w:rPr>
      </w:pPr>
      <w:r w:rsidRPr="5A21B260">
        <w:rPr>
          <w:i w:val="0"/>
          <w:iCs w:val="0"/>
        </w:rPr>
        <w:t>Add lists to the Po</w:t>
      </w:r>
      <w:r w:rsidR="55DFED78" w:rsidRPr="5A21B260">
        <w:rPr>
          <w:i w:val="0"/>
          <w:iCs w:val="0"/>
        </w:rPr>
        <w:t>wer Page</w:t>
      </w:r>
      <w:r w:rsidR="4F9E256E" w:rsidRPr="5A21B260">
        <w:rPr>
          <w:i w:val="0"/>
          <w:iCs w:val="0"/>
        </w:rPr>
        <w:t>s</w:t>
      </w:r>
      <w:r w:rsidR="55A15DB5" w:rsidRPr="5A21B260">
        <w:rPr>
          <w:i w:val="0"/>
          <w:iCs w:val="0"/>
        </w:rPr>
        <w:t xml:space="preserve"> site</w:t>
      </w:r>
    </w:p>
    <w:p w14:paraId="0154DE0D" w14:textId="0B5CF8E7" w:rsidR="008D2574" w:rsidRPr="00EE0AF7" w:rsidRDefault="5E216D83" w:rsidP="5E216D83">
      <w:pPr>
        <w:pStyle w:val="BodyCopyNumbered"/>
        <w:numPr>
          <w:ilvl w:val="0"/>
          <w:numId w:val="12"/>
        </w:numPr>
        <w:rPr>
          <w:rFonts w:eastAsiaTheme="minorEastAsia" w:cstheme="minorBidi"/>
          <w:i w:val="0"/>
          <w:iCs w:val="0"/>
        </w:rPr>
      </w:pPr>
      <w:r w:rsidRPr="5E216D83">
        <w:rPr>
          <w:i w:val="0"/>
          <w:iCs w:val="0"/>
        </w:rPr>
        <w:t>Securing Lists</w:t>
      </w:r>
    </w:p>
    <w:p w14:paraId="57F46905" w14:textId="77777777" w:rsidR="002E7172" w:rsidRPr="002E7172" w:rsidRDefault="002E7172" w:rsidP="002E7172">
      <w:pPr>
        <w:pStyle w:val="BodyCopy"/>
      </w:pPr>
    </w:p>
    <w:p w14:paraId="7B009D43" w14:textId="77777777" w:rsidR="00AE770E" w:rsidRDefault="00B2249D" w:rsidP="00AE770E">
      <w:pPr>
        <w:pStyle w:val="Subheading1"/>
      </w:pPr>
      <w:r>
        <w:t xml:space="preserve">Prerequisites </w:t>
      </w:r>
    </w:p>
    <w:p w14:paraId="731246C2" w14:textId="18ED536B" w:rsidR="002E7172" w:rsidRDefault="5E216D83" w:rsidP="5E216D83">
      <w:pPr>
        <w:pStyle w:val="BodyCopyNumbered"/>
        <w:numPr>
          <w:ilvl w:val="0"/>
          <w:numId w:val="11"/>
        </w:numPr>
        <w:rPr>
          <w:rFonts w:eastAsiaTheme="minorEastAsia" w:cstheme="minorBidi"/>
          <w:i w:val="0"/>
          <w:iCs w:val="0"/>
        </w:rPr>
      </w:pPr>
      <w:r w:rsidRPr="5E216D83">
        <w:rPr>
          <w:i w:val="0"/>
          <w:iCs w:val="0"/>
        </w:rPr>
        <w:t>Completion of Lab 2</w:t>
      </w:r>
    </w:p>
    <w:p w14:paraId="0F0F75D8" w14:textId="77777777" w:rsidR="008D5DFD" w:rsidRPr="002E7172" w:rsidRDefault="008D5DFD" w:rsidP="008D5DFD">
      <w:pPr>
        <w:pStyle w:val="BodyCopyNumbered"/>
        <w:numPr>
          <w:ilvl w:val="0"/>
          <w:numId w:val="0"/>
        </w:numPr>
        <w:ind w:left="360"/>
      </w:pPr>
    </w:p>
    <w:p w14:paraId="7393D9FF" w14:textId="145FB4FB" w:rsidR="00B2249D" w:rsidRDefault="00B2249D" w:rsidP="002E7172">
      <w:pPr>
        <w:pStyle w:val="Subheading1"/>
      </w:pPr>
      <w:r>
        <w:t xml:space="preserve">Estimated Time to Complete </w:t>
      </w:r>
    </w:p>
    <w:p w14:paraId="11142C40" w14:textId="49833890" w:rsidR="00B2249D" w:rsidRDefault="00EE0AF7" w:rsidP="07F97DF0">
      <w:pPr>
        <w:pStyle w:val="BodyCopyNumbered"/>
        <w:numPr>
          <w:ilvl w:val="0"/>
          <w:numId w:val="17"/>
        </w:numPr>
      </w:pPr>
      <w:r>
        <w:rPr>
          <w:i w:val="0"/>
          <w:iCs w:val="0"/>
        </w:rPr>
        <w:t>30</w:t>
      </w:r>
      <w:r w:rsidR="00B2249D" w:rsidRPr="07F97DF0">
        <w:rPr>
          <w:i w:val="0"/>
          <w:iCs w:val="0"/>
        </w:rPr>
        <w:t xml:space="preserve"> minutes for</w:t>
      </w:r>
      <w:r w:rsidR="00502BE6" w:rsidRPr="07F97DF0">
        <w:rPr>
          <w:i w:val="0"/>
          <w:iCs w:val="0"/>
        </w:rPr>
        <w:t xml:space="preserve"> the following</w:t>
      </w:r>
      <w:r w:rsidR="00B2249D" w:rsidRPr="07F97DF0">
        <w:rPr>
          <w:i w:val="0"/>
          <w:iCs w:val="0"/>
        </w:rPr>
        <w:t xml:space="preserve"> steps</w:t>
      </w:r>
    </w:p>
    <w:bookmarkEnd w:id="4"/>
    <w:bookmarkEnd w:id="5"/>
    <w:bookmarkEnd w:id="6"/>
    <w:bookmarkEnd w:id="7"/>
    <w:bookmarkEnd w:id="8"/>
    <w:bookmarkEnd w:id="9"/>
    <w:p w14:paraId="4A4F863A" w14:textId="40764F33" w:rsidR="00AC4C41" w:rsidRPr="00786FC4" w:rsidRDefault="00AC4C41" w:rsidP="00786FC4">
      <w:pPr>
        <w:pStyle w:val="BodyCopyNumbered"/>
        <w:numPr>
          <w:ilvl w:val="0"/>
          <w:numId w:val="0"/>
        </w:numPr>
        <w:ind w:left="1440"/>
      </w:pPr>
    </w:p>
    <w:p w14:paraId="64AB1B78" w14:textId="77777777" w:rsidR="00786FC4" w:rsidRDefault="00786FC4" w:rsidP="00AC4C41">
      <w:pPr>
        <w:pStyle w:val="NormalWeb"/>
        <w:spacing w:before="0" w:beforeAutospacing="0" w:after="0" w:afterAutospacing="0"/>
        <w:rPr>
          <w:rFonts w:ascii="Calibri" w:hAnsi="Calibri" w:cs="Calibri"/>
          <w:sz w:val="22"/>
          <w:szCs w:val="22"/>
        </w:rPr>
      </w:pPr>
    </w:p>
    <w:p w14:paraId="10940A2E" w14:textId="77777777" w:rsidR="00786FC4" w:rsidRDefault="00786FC4" w:rsidP="00AC4C41">
      <w:pPr>
        <w:pStyle w:val="NormalWeb"/>
        <w:spacing w:before="0" w:beforeAutospacing="0" w:after="0" w:afterAutospacing="0"/>
        <w:rPr>
          <w:rFonts w:ascii="Calibri" w:hAnsi="Calibri" w:cs="Calibri"/>
          <w:sz w:val="22"/>
          <w:szCs w:val="22"/>
        </w:rPr>
      </w:pPr>
    </w:p>
    <w:p w14:paraId="230EEAB1" w14:textId="77777777" w:rsidR="00786FC4" w:rsidRDefault="00786FC4" w:rsidP="00AC4C41">
      <w:pPr>
        <w:pStyle w:val="NormalWeb"/>
        <w:spacing w:before="0" w:beforeAutospacing="0" w:after="0" w:afterAutospacing="0"/>
        <w:rPr>
          <w:rFonts w:ascii="Calibri" w:hAnsi="Calibri" w:cs="Calibri"/>
          <w:sz w:val="22"/>
          <w:szCs w:val="22"/>
        </w:rPr>
      </w:pPr>
    </w:p>
    <w:p w14:paraId="6EADA10B" w14:textId="77777777" w:rsidR="00786FC4" w:rsidRDefault="00786FC4" w:rsidP="00AC4C41">
      <w:pPr>
        <w:pStyle w:val="NormalWeb"/>
        <w:spacing w:before="0" w:beforeAutospacing="0" w:after="0" w:afterAutospacing="0"/>
        <w:rPr>
          <w:rFonts w:ascii="Calibri" w:hAnsi="Calibri" w:cs="Calibri"/>
          <w:sz w:val="22"/>
          <w:szCs w:val="22"/>
        </w:rPr>
      </w:pPr>
    </w:p>
    <w:p w14:paraId="4E7DCCD4" w14:textId="77777777" w:rsidR="00786FC4" w:rsidRDefault="00786FC4" w:rsidP="00AC4C41">
      <w:pPr>
        <w:pStyle w:val="NormalWeb"/>
        <w:spacing w:before="0" w:beforeAutospacing="0" w:after="0" w:afterAutospacing="0"/>
        <w:rPr>
          <w:rFonts w:ascii="Calibri" w:hAnsi="Calibri" w:cs="Calibri"/>
          <w:sz w:val="22"/>
          <w:szCs w:val="22"/>
        </w:rPr>
      </w:pPr>
    </w:p>
    <w:p w14:paraId="5068BC03" w14:textId="77777777" w:rsidR="00786FC4" w:rsidRDefault="00786FC4" w:rsidP="00AC4C41">
      <w:pPr>
        <w:pStyle w:val="NormalWeb"/>
        <w:spacing w:before="0" w:beforeAutospacing="0" w:after="0" w:afterAutospacing="0"/>
        <w:rPr>
          <w:rFonts w:ascii="Calibri" w:hAnsi="Calibri" w:cs="Calibri"/>
          <w:sz w:val="22"/>
          <w:szCs w:val="22"/>
        </w:rPr>
      </w:pPr>
    </w:p>
    <w:p w14:paraId="2191116B" w14:textId="77777777" w:rsidR="00786FC4" w:rsidRDefault="00786FC4" w:rsidP="00AC4C41">
      <w:pPr>
        <w:pStyle w:val="NormalWeb"/>
        <w:spacing w:before="0" w:beforeAutospacing="0" w:after="0" w:afterAutospacing="0"/>
        <w:rPr>
          <w:rFonts w:ascii="Calibri" w:hAnsi="Calibri" w:cs="Calibri"/>
          <w:sz w:val="22"/>
          <w:szCs w:val="22"/>
        </w:rPr>
      </w:pPr>
    </w:p>
    <w:p w14:paraId="601BBC81" w14:textId="77777777" w:rsidR="00786FC4" w:rsidRDefault="00786FC4" w:rsidP="00AC4C41">
      <w:pPr>
        <w:pStyle w:val="NormalWeb"/>
        <w:spacing w:before="0" w:beforeAutospacing="0" w:after="0" w:afterAutospacing="0"/>
        <w:rPr>
          <w:rFonts w:ascii="Calibri" w:hAnsi="Calibri" w:cs="Calibri"/>
          <w:sz w:val="22"/>
          <w:szCs w:val="22"/>
        </w:rPr>
      </w:pPr>
    </w:p>
    <w:p w14:paraId="2B2B07D9" w14:textId="77777777" w:rsidR="00AC4C41" w:rsidRDefault="00AC4C41" w:rsidP="00AC4C41">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BCDA278" w14:textId="77777777" w:rsidR="00A35AC9" w:rsidRDefault="00A35AC9" w:rsidP="00AC4C41">
      <w:pPr>
        <w:pStyle w:val="NormalWeb"/>
        <w:spacing w:before="0" w:beforeAutospacing="0" w:after="0" w:afterAutospacing="0"/>
        <w:rPr>
          <w:rFonts w:ascii="Calibri" w:hAnsi="Calibri" w:cs="Calibri"/>
          <w:sz w:val="22"/>
          <w:szCs w:val="22"/>
        </w:rPr>
      </w:pPr>
    </w:p>
    <w:p w14:paraId="1717BF63" w14:textId="77777777" w:rsidR="00A35AC9" w:rsidRDefault="00A35AC9" w:rsidP="00AC4C41">
      <w:pPr>
        <w:pStyle w:val="NormalWeb"/>
        <w:spacing w:before="0" w:beforeAutospacing="0" w:after="0" w:afterAutospacing="0"/>
        <w:rPr>
          <w:rFonts w:ascii="Calibri" w:hAnsi="Calibri" w:cs="Calibri"/>
          <w:sz w:val="22"/>
          <w:szCs w:val="22"/>
        </w:rPr>
      </w:pPr>
    </w:p>
    <w:p w14:paraId="470D33BF" w14:textId="77777777" w:rsidR="008648CF" w:rsidRDefault="008648CF" w:rsidP="00AC4C41">
      <w:pPr>
        <w:pStyle w:val="NormalWeb"/>
        <w:spacing w:before="0" w:beforeAutospacing="0" w:after="0" w:afterAutospacing="0"/>
        <w:rPr>
          <w:rFonts w:ascii="Calibri" w:hAnsi="Calibri" w:cs="Calibri"/>
          <w:sz w:val="22"/>
          <w:szCs w:val="22"/>
        </w:rPr>
      </w:pPr>
    </w:p>
    <w:p w14:paraId="10D25256" w14:textId="77777777" w:rsidR="00A23714" w:rsidRDefault="00A23714" w:rsidP="00AC4C41">
      <w:pPr>
        <w:pStyle w:val="NormalWeb"/>
        <w:spacing w:before="0" w:beforeAutospacing="0" w:after="0" w:afterAutospacing="0"/>
        <w:rPr>
          <w:rFonts w:ascii="Calibri" w:hAnsi="Calibri" w:cs="Calibri"/>
          <w:sz w:val="22"/>
          <w:szCs w:val="22"/>
        </w:rPr>
      </w:pPr>
    </w:p>
    <w:p w14:paraId="68A3AD2E" w14:textId="77777777" w:rsidR="00A23714" w:rsidRDefault="00A23714" w:rsidP="00AC4C41">
      <w:pPr>
        <w:pStyle w:val="NormalWeb"/>
        <w:spacing w:before="0" w:beforeAutospacing="0" w:after="0" w:afterAutospacing="0"/>
        <w:rPr>
          <w:rFonts w:ascii="Calibri" w:hAnsi="Calibri" w:cs="Calibri"/>
          <w:sz w:val="22"/>
          <w:szCs w:val="22"/>
        </w:rPr>
      </w:pPr>
    </w:p>
    <w:p w14:paraId="72D1C17A" w14:textId="77777777" w:rsidR="00A23714" w:rsidRDefault="00A23714" w:rsidP="00AC4C41">
      <w:pPr>
        <w:pStyle w:val="NormalWeb"/>
        <w:spacing w:before="0" w:beforeAutospacing="0" w:after="0" w:afterAutospacing="0"/>
        <w:rPr>
          <w:rFonts w:ascii="Calibri" w:hAnsi="Calibri" w:cs="Calibri"/>
          <w:sz w:val="22"/>
          <w:szCs w:val="22"/>
        </w:rPr>
      </w:pPr>
    </w:p>
    <w:p w14:paraId="197E6CE6" w14:textId="77777777" w:rsidR="00A23714" w:rsidRDefault="00A23714" w:rsidP="00AC4C41">
      <w:pPr>
        <w:pStyle w:val="NormalWeb"/>
        <w:spacing w:before="0" w:beforeAutospacing="0" w:after="0" w:afterAutospacing="0"/>
        <w:rPr>
          <w:rFonts w:ascii="Calibri" w:hAnsi="Calibri" w:cs="Calibri"/>
          <w:sz w:val="22"/>
          <w:szCs w:val="22"/>
        </w:rPr>
      </w:pPr>
    </w:p>
    <w:p w14:paraId="3F130B33" w14:textId="6D28A209" w:rsidR="00AC4C41" w:rsidRDefault="00AC4C41" w:rsidP="00AC4C41">
      <w:pPr>
        <w:pStyle w:val="NormalWeb"/>
        <w:spacing w:before="0" w:beforeAutospacing="0" w:after="0" w:afterAutospacing="0"/>
        <w:rPr>
          <w:rFonts w:ascii="Calibri" w:hAnsi="Calibri" w:cs="Calibri"/>
          <w:sz w:val="22"/>
          <w:szCs w:val="22"/>
        </w:rPr>
      </w:pPr>
    </w:p>
    <w:p w14:paraId="58A18981" w14:textId="79BD62F8" w:rsidR="00AC4C41" w:rsidRDefault="00AC4C41" w:rsidP="00374891">
      <w:pPr>
        <w:pStyle w:val="Heading2"/>
      </w:pPr>
      <w:bookmarkStart w:id="15" w:name="_Toc119062147"/>
      <w:r>
        <w:lastRenderedPageBreak/>
        <w:t xml:space="preserve">Part 1: </w:t>
      </w:r>
      <w:r w:rsidR="3F877B01">
        <w:t xml:space="preserve">Basic </w:t>
      </w:r>
      <w:r w:rsidR="00B7431D">
        <w:t>Form</w:t>
      </w:r>
      <w:r w:rsidR="00EE0AF7">
        <w:t>s</w:t>
      </w:r>
      <w:r w:rsidR="003D5B1B">
        <w:t xml:space="preserve"> and Security</w:t>
      </w:r>
      <w:bookmarkEnd w:id="15"/>
    </w:p>
    <w:p w14:paraId="520535C0" w14:textId="39597CE4" w:rsidR="00B7431D" w:rsidRPr="00B7431D" w:rsidRDefault="55E629CB" w:rsidP="17139671">
      <w:pPr>
        <w:pStyle w:val="BodyCopyNumbered"/>
        <w:numPr>
          <w:ilvl w:val="0"/>
          <w:numId w:val="22"/>
        </w:numPr>
        <w:spacing w:after="0"/>
        <w:rPr>
          <w:rFonts w:eastAsiaTheme="minorEastAsia" w:cstheme="minorBidi"/>
          <w:i w:val="0"/>
          <w:iCs w:val="0"/>
          <w:color w:val="000000" w:themeColor="text1"/>
        </w:rPr>
      </w:pPr>
      <w:r w:rsidRPr="17139671">
        <w:rPr>
          <w:rStyle w:val="normaltextrun"/>
          <w:rFonts w:ascii="Segoe UI" w:eastAsia="Segoe UI" w:hAnsi="Segoe UI" w:cs="Segoe UI"/>
          <w:i w:val="0"/>
          <w:iCs w:val="0"/>
          <w:color w:val="000000" w:themeColor="text1"/>
        </w:rPr>
        <w:t xml:space="preserve">Navigate to </w:t>
      </w:r>
      <w:hyperlink r:id="rId16">
        <w:r w:rsidRPr="17139671">
          <w:rPr>
            <w:rStyle w:val="Hyperlink"/>
            <w:rFonts w:ascii="Segoe UI" w:eastAsia="Segoe UI" w:hAnsi="Segoe UI" w:cs="Segoe UI"/>
            <w:i w:val="0"/>
            <w:iCs w:val="0"/>
          </w:rPr>
          <w:t>https://make.p</w:t>
        </w:r>
        <w:r w:rsidR="6C4F5C58" w:rsidRPr="17139671">
          <w:rPr>
            <w:rStyle w:val="Hyperlink"/>
            <w:rFonts w:ascii="Segoe UI" w:eastAsia="Segoe UI" w:hAnsi="Segoe UI" w:cs="Segoe UI"/>
            <w:i w:val="0"/>
            <w:iCs w:val="0"/>
          </w:rPr>
          <w:t>owerpages.microsoft.com</w:t>
        </w:r>
      </w:hyperlink>
      <w:r w:rsidR="6C4F5C58" w:rsidRPr="17139671">
        <w:rPr>
          <w:i w:val="0"/>
          <w:iCs w:val="0"/>
        </w:rPr>
        <w:t xml:space="preserve"> and </w:t>
      </w:r>
      <w:r w:rsidR="2495083A" w:rsidRPr="17139671">
        <w:rPr>
          <w:rFonts w:ascii="Segoe UI" w:eastAsia="Segoe UI" w:hAnsi="Segoe UI" w:cs="Segoe UI"/>
          <w:i w:val="0"/>
          <w:iCs w:val="0"/>
          <w:color w:val="000000" w:themeColor="text1"/>
          <w:sz w:val="19"/>
          <w:szCs w:val="19"/>
        </w:rPr>
        <w:t>ensure you are in the Pages 1 Day Dataverse environment</w:t>
      </w:r>
      <w:del w:id="16" w:author="Kimberly Retherford" w:date="2022-11-08T15:18:00Z">
        <w:r w:rsidRPr="17139671" w:rsidDel="2495083A">
          <w:rPr>
            <w:rFonts w:ascii="Segoe UI" w:eastAsia="Segoe UI" w:hAnsi="Segoe UI" w:cs="Segoe UI"/>
            <w:i w:val="0"/>
            <w:iCs w:val="0"/>
            <w:color w:val="000000" w:themeColor="text1"/>
            <w:sz w:val="19"/>
            <w:szCs w:val="19"/>
          </w:rPr>
          <w:delText xml:space="preserve">. </w:delText>
        </w:r>
        <w:r w:rsidRPr="17139671" w:rsidDel="2495083A">
          <w:rPr>
            <w:i w:val="0"/>
            <w:iCs w:val="0"/>
          </w:rPr>
          <w:delText xml:space="preserve"> </w:delText>
        </w:r>
      </w:del>
      <w:ins w:id="17" w:author="Kimberly Retherford" w:date="2022-11-08T15:18:00Z">
        <w:r w:rsidR="6A5FD0BC" w:rsidRPr="17139671">
          <w:rPr>
            <w:i w:val="0"/>
            <w:iCs w:val="0"/>
          </w:rPr>
          <w:t xml:space="preserve">. </w:t>
        </w:r>
      </w:ins>
    </w:p>
    <w:p w14:paraId="6F5D700B" w14:textId="6CF6002A" w:rsidR="00B7431D" w:rsidRPr="00B7431D" w:rsidRDefault="55E629CB" w:rsidP="5A21B260">
      <w:pPr>
        <w:pStyle w:val="BodyCopyNumbered"/>
        <w:numPr>
          <w:ilvl w:val="0"/>
          <w:numId w:val="22"/>
        </w:numPr>
        <w:spacing w:after="0"/>
        <w:rPr>
          <w:rFonts w:ascii="Segoe UI" w:eastAsia="Segoe UI" w:hAnsi="Segoe UI" w:cs="Segoe UI"/>
          <w:i w:val="0"/>
          <w:iCs w:val="0"/>
          <w:color w:val="000000" w:themeColor="text1"/>
        </w:rPr>
      </w:pPr>
      <w:r w:rsidRPr="5A21B260">
        <w:rPr>
          <w:rFonts w:ascii="Segoe UI" w:eastAsia="Segoe UI" w:hAnsi="Segoe UI" w:cs="Segoe UI"/>
          <w:i w:val="0"/>
          <w:iCs w:val="0"/>
          <w:color w:val="000000" w:themeColor="text1"/>
        </w:rPr>
        <w:t xml:space="preserve">Select </w:t>
      </w:r>
      <w:r w:rsidR="4BA824E8" w:rsidRPr="5A21B260">
        <w:rPr>
          <w:rFonts w:ascii="Segoe UI" w:eastAsia="Segoe UI" w:hAnsi="Segoe UI" w:cs="Segoe UI"/>
          <w:b/>
          <w:bCs/>
          <w:i w:val="0"/>
          <w:iCs w:val="0"/>
          <w:color w:val="000000" w:themeColor="text1"/>
        </w:rPr>
        <w:t>Pages</w:t>
      </w:r>
      <w:r w:rsidRPr="5A21B260">
        <w:rPr>
          <w:rFonts w:ascii="Segoe UI" w:eastAsia="Segoe UI" w:hAnsi="Segoe UI" w:cs="Segoe UI"/>
          <w:i w:val="0"/>
          <w:iCs w:val="0"/>
          <w:color w:val="000000" w:themeColor="text1"/>
        </w:rPr>
        <w:t xml:space="preserve"> </w:t>
      </w:r>
      <w:r w:rsidR="51F5CE63" w:rsidRPr="5A21B260">
        <w:rPr>
          <w:rFonts w:ascii="Segoe UI" w:eastAsia="Segoe UI" w:hAnsi="Segoe UI" w:cs="Segoe UI"/>
          <w:i w:val="0"/>
          <w:iCs w:val="0"/>
          <w:color w:val="000000" w:themeColor="text1"/>
        </w:rPr>
        <w:t xml:space="preserve">via the left navigation bar, then select </w:t>
      </w:r>
      <w:r w:rsidR="51F5CE63" w:rsidRPr="5A21B260">
        <w:rPr>
          <w:rFonts w:ascii="Segoe UI" w:eastAsia="Segoe UI" w:hAnsi="Segoe UI" w:cs="Segoe UI"/>
          <w:b/>
          <w:bCs/>
          <w:i w:val="0"/>
          <w:iCs w:val="0"/>
          <w:color w:val="000000" w:themeColor="text1"/>
        </w:rPr>
        <w:t>+ Page</w:t>
      </w:r>
      <w:r w:rsidR="46083BC6" w:rsidRPr="5A21B260">
        <w:rPr>
          <w:rFonts w:ascii="Segoe UI" w:eastAsia="Segoe UI" w:hAnsi="Segoe UI" w:cs="Segoe UI"/>
          <w:b/>
          <w:bCs/>
          <w:i w:val="0"/>
          <w:iCs w:val="0"/>
          <w:color w:val="000000" w:themeColor="text1"/>
        </w:rPr>
        <w:t xml:space="preserve"> &gt; Standard Layouts &gt; Page</w:t>
      </w:r>
      <w:r w:rsidR="2EAD51F4" w:rsidRPr="5A21B260">
        <w:rPr>
          <w:rFonts w:ascii="Segoe UI" w:eastAsia="Segoe UI" w:hAnsi="Segoe UI" w:cs="Segoe UI"/>
          <w:b/>
          <w:bCs/>
          <w:i w:val="0"/>
          <w:iCs w:val="0"/>
          <w:color w:val="000000" w:themeColor="text1"/>
        </w:rPr>
        <w:t>.</w:t>
      </w:r>
    </w:p>
    <w:p w14:paraId="4ADF95C9" w14:textId="45DD0897" w:rsidR="00B7431D" w:rsidRPr="00B7431D" w:rsidRDefault="46083BC6" w:rsidP="468B389B">
      <w:pPr>
        <w:pStyle w:val="BodyCopyNumbered"/>
        <w:numPr>
          <w:ilvl w:val="0"/>
          <w:numId w:val="22"/>
        </w:numPr>
        <w:spacing w:after="0"/>
        <w:rPr>
          <w:rFonts w:ascii="Calibri" w:eastAsia="Calibri" w:hAnsi="Calibri" w:cs="Calibri"/>
          <w:i w:val="0"/>
          <w:iCs w:val="0"/>
          <w:color w:val="000000" w:themeColor="text1"/>
          <w:sz w:val="22"/>
          <w:szCs w:val="22"/>
        </w:rPr>
      </w:pPr>
      <w:r w:rsidRPr="468B389B">
        <w:rPr>
          <w:rFonts w:ascii="Segoe UI" w:eastAsia="Segoe UI" w:hAnsi="Segoe UI" w:cs="Segoe UI"/>
          <w:i w:val="0"/>
          <w:iCs w:val="0"/>
          <w:color w:val="000000" w:themeColor="text1"/>
        </w:rPr>
        <w:t xml:space="preserve">Set the page name as </w:t>
      </w:r>
      <w:r w:rsidRPr="468B389B">
        <w:rPr>
          <w:rFonts w:ascii="Segoe UI" w:eastAsia="Segoe UI" w:hAnsi="Segoe UI" w:cs="Segoe UI"/>
          <w:b/>
          <w:bCs/>
          <w:i w:val="0"/>
          <w:iCs w:val="0"/>
          <w:color w:val="000000" w:themeColor="text1"/>
        </w:rPr>
        <w:t xml:space="preserve">Submit New Ticket </w:t>
      </w:r>
      <w:r w:rsidRPr="468B389B">
        <w:rPr>
          <w:rFonts w:ascii="Segoe UI" w:eastAsia="Segoe UI" w:hAnsi="Segoe UI" w:cs="Segoe UI"/>
          <w:i w:val="0"/>
          <w:iCs w:val="0"/>
          <w:color w:val="000000" w:themeColor="text1"/>
        </w:rPr>
        <w:t>and click</w:t>
      </w:r>
      <w:r w:rsidRPr="468B389B">
        <w:rPr>
          <w:rFonts w:ascii="Segoe UI" w:eastAsia="Segoe UI" w:hAnsi="Segoe UI" w:cs="Segoe UI"/>
          <w:b/>
          <w:bCs/>
          <w:i w:val="0"/>
          <w:iCs w:val="0"/>
          <w:color w:val="000000" w:themeColor="text1"/>
        </w:rPr>
        <w:t xml:space="preserve"> Add.</w:t>
      </w:r>
    </w:p>
    <w:p w14:paraId="62976DA5" w14:textId="3FF0A998" w:rsidR="00B7431D" w:rsidRPr="00B7431D" w:rsidRDefault="46083BC6" w:rsidP="468B389B">
      <w:pPr>
        <w:pStyle w:val="BodyCopyNumbered"/>
        <w:numPr>
          <w:ilvl w:val="1"/>
          <w:numId w:val="22"/>
        </w:numPr>
        <w:spacing w:after="0"/>
        <w:rPr>
          <w:rFonts w:ascii="Calibri" w:eastAsia="Calibri" w:hAnsi="Calibri" w:cs="Calibri"/>
          <w:i w:val="0"/>
          <w:iCs w:val="0"/>
          <w:color w:val="000000" w:themeColor="text1"/>
          <w:sz w:val="22"/>
          <w:szCs w:val="22"/>
        </w:rPr>
      </w:pPr>
      <w:r w:rsidRPr="468B389B">
        <w:rPr>
          <w:rFonts w:ascii="Calibri" w:eastAsia="Calibri" w:hAnsi="Calibri" w:cs="Calibri"/>
          <w:i w:val="0"/>
          <w:iCs w:val="0"/>
          <w:color w:val="000000" w:themeColor="text1"/>
          <w:sz w:val="22"/>
          <w:szCs w:val="22"/>
        </w:rPr>
        <w:t>A new web page will be created</w:t>
      </w:r>
    </w:p>
    <w:p w14:paraId="25D72597" w14:textId="22D8B819" w:rsidR="00B7431D" w:rsidRPr="00B7431D" w:rsidRDefault="55E629CB" w:rsidP="468B389B">
      <w:pPr>
        <w:pStyle w:val="BodyCopyNumbered"/>
        <w:numPr>
          <w:ilvl w:val="0"/>
          <w:numId w:val="22"/>
        </w:numPr>
        <w:spacing w:after="0"/>
        <w:rPr>
          <w:i w:val="0"/>
          <w:iCs w:val="0"/>
        </w:rPr>
      </w:pPr>
      <w:r w:rsidRPr="468B389B">
        <w:rPr>
          <w:i w:val="0"/>
          <w:iCs w:val="0"/>
        </w:rPr>
        <w:t>Replace the sample</w:t>
      </w:r>
      <w:r w:rsidR="76780084" w:rsidRPr="468B389B">
        <w:rPr>
          <w:i w:val="0"/>
          <w:iCs w:val="0"/>
        </w:rPr>
        <w:t xml:space="preserve"> header</w:t>
      </w:r>
      <w:r w:rsidRPr="468B389B">
        <w:rPr>
          <w:i w:val="0"/>
          <w:iCs w:val="0"/>
        </w:rPr>
        <w:t xml:space="preserve"> text with</w:t>
      </w:r>
      <w:r w:rsidR="69C315B8" w:rsidRPr="468B389B">
        <w:rPr>
          <w:i w:val="0"/>
          <w:iCs w:val="0"/>
        </w:rPr>
        <w:t xml:space="preserve"> “Submit New Ticket” and replace the sample body text with</w:t>
      </w:r>
      <w:r w:rsidRPr="468B389B">
        <w:rPr>
          <w:i w:val="0"/>
          <w:iCs w:val="0"/>
        </w:rPr>
        <w:t xml:space="preserve"> "To request non-emergency services from Anytown 311, please fill out the form below." </w:t>
      </w:r>
      <w:commentRangeStart w:id="18"/>
      <w:r w:rsidRPr="468B389B">
        <w:rPr>
          <w:i w:val="0"/>
          <w:iCs w:val="0"/>
        </w:rPr>
        <w:t xml:space="preserve">Center </w:t>
      </w:r>
      <w:r w:rsidR="08961C1B" w:rsidRPr="468B389B">
        <w:rPr>
          <w:i w:val="0"/>
          <w:iCs w:val="0"/>
        </w:rPr>
        <w:t>both texts</w:t>
      </w:r>
      <w:commentRangeEnd w:id="18"/>
      <w:r w:rsidR="005C00C6">
        <w:rPr>
          <w:rStyle w:val="CommentReference"/>
          <w:rFonts w:cs="Segoe UI"/>
          <w:i w:val="0"/>
          <w:iCs w:val="0"/>
          <w:color w:val="000000" w:themeColor="text1"/>
        </w:rPr>
        <w:commentReference w:id="18"/>
      </w:r>
      <w:r w:rsidR="005A5583">
        <w:rPr>
          <w:i w:val="0"/>
          <w:iCs w:val="0"/>
        </w:rPr>
        <w:t xml:space="preserve"> utilizing the options bar that appears</w:t>
      </w:r>
      <w:r w:rsidR="08961C1B" w:rsidRPr="468B389B">
        <w:rPr>
          <w:i w:val="0"/>
          <w:iCs w:val="0"/>
        </w:rPr>
        <w:t>.</w:t>
      </w:r>
    </w:p>
    <w:p w14:paraId="38A26EC6" w14:textId="7235E38C" w:rsidR="6669B2B2" w:rsidRDefault="75366A5A" w:rsidP="468B389B">
      <w:pPr>
        <w:spacing w:after="0"/>
        <w:jc w:val="center"/>
      </w:pPr>
      <w:r>
        <w:rPr>
          <w:noProof/>
        </w:rPr>
        <w:drawing>
          <wp:inline distT="0" distB="0" distL="0" distR="0" wp14:anchorId="5BB789BD" wp14:editId="096AA1B0">
            <wp:extent cx="5881195" cy="1776611"/>
            <wp:effectExtent l="0" t="0" r="0" b="0"/>
            <wp:docPr id="583268699" name="Picture 583268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881195" cy="1776611"/>
                    </a:xfrm>
                    <a:prstGeom prst="rect">
                      <a:avLst/>
                    </a:prstGeom>
                  </pic:spPr>
                </pic:pic>
              </a:graphicData>
            </a:graphic>
          </wp:inline>
        </w:drawing>
      </w:r>
    </w:p>
    <w:p w14:paraId="20A12BD3" w14:textId="1BE8FFDA" w:rsidR="468B389B" w:rsidRPr="006C6F96" w:rsidRDefault="0C1B5646" w:rsidP="5A21B260">
      <w:pPr>
        <w:pStyle w:val="BodyCopyNumbered"/>
        <w:rPr>
          <w:rFonts w:ascii="Segoe UI" w:eastAsia="Segoe UI" w:hAnsi="Segoe UI" w:cs="Segoe UI"/>
          <w:i w:val="0"/>
          <w:iCs w:val="0"/>
          <w:color w:val="000000" w:themeColor="text1"/>
        </w:rPr>
      </w:pPr>
      <w:r w:rsidRPr="5A21B260">
        <w:rPr>
          <w:rFonts w:ascii="Segoe UI" w:eastAsia="Segoe UI" w:hAnsi="Segoe UI" w:cs="Segoe UI"/>
          <w:i w:val="0"/>
          <w:iCs w:val="0"/>
          <w:color w:val="000000" w:themeColor="text1"/>
        </w:rPr>
        <w:t>Hover your mouse over the dotted lines between the first and second sections. A circular button with a “</w:t>
      </w:r>
      <w:r w:rsidRPr="5A21B260">
        <w:rPr>
          <w:rFonts w:ascii="Segoe UI" w:eastAsia="Segoe UI" w:hAnsi="Segoe UI" w:cs="Segoe UI"/>
          <w:b/>
          <w:bCs/>
          <w:i w:val="0"/>
          <w:iCs w:val="0"/>
          <w:color w:val="000000" w:themeColor="text1"/>
        </w:rPr>
        <w:t>+</w:t>
      </w:r>
      <w:r w:rsidRPr="5A21B260">
        <w:rPr>
          <w:rFonts w:ascii="Segoe UI" w:eastAsia="Segoe UI" w:hAnsi="Segoe UI" w:cs="Segoe UI"/>
          <w:i w:val="0"/>
          <w:iCs w:val="0"/>
          <w:color w:val="000000" w:themeColor="text1"/>
        </w:rPr>
        <w:t xml:space="preserve">” will appear. Click on this </w:t>
      </w:r>
      <w:commentRangeStart w:id="19"/>
      <w:r w:rsidRPr="5A21B260">
        <w:rPr>
          <w:rFonts w:ascii="Segoe UI" w:eastAsia="Segoe UI" w:hAnsi="Segoe UI" w:cs="Segoe UI"/>
          <w:i w:val="0"/>
          <w:iCs w:val="0"/>
          <w:color w:val="000000" w:themeColor="text1"/>
        </w:rPr>
        <w:t>button</w:t>
      </w:r>
      <w:commentRangeEnd w:id="19"/>
      <w:r>
        <w:rPr>
          <w:rStyle w:val="CommentReference"/>
        </w:rPr>
        <w:commentReference w:id="19"/>
      </w:r>
      <w:r w:rsidRPr="5A21B260">
        <w:rPr>
          <w:rFonts w:ascii="Segoe UI" w:eastAsia="Segoe UI" w:hAnsi="Segoe UI" w:cs="Segoe UI"/>
          <w:i w:val="0"/>
          <w:iCs w:val="0"/>
          <w:color w:val="000000" w:themeColor="text1"/>
        </w:rPr>
        <w:t>.</w:t>
      </w:r>
    </w:p>
    <w:p w14:paraId="014D3755" w14:textId="35D0F82D" w:rsidR="0C1B5646" w:rsidRDefault="0C1B5646" w:rsidP="5A21B260">
      <w:pPr>
        <w:pStyle w:val="BodyCopyNumbered"/>
        <w:spacing w:after="0"/>
        <w:rPr>
          <w:rFonts w:ascii="Segoe UI" w:eastAsia="Segoe UI" w:hAnsi="Segoe UI" w:cs="Segoe UI"/>
          <w:i w:val="0"/>
          <w:iCs w:val="0"/>
          <w:color w:val="000000" w:themeColor="text1"/>
        </w:rPr>
      </w:pPr>
      <w:r w:rsidRPr="5A21B260">
        <w:rPr>
          <w:rFonts w:ascii="Segoe UI" w:eastAsia="Segoe UI" w:hAnsi="Segoe UI" w:cs="Segoe UI"/>
          <w:i w:val="0"/>
          <w:iCs w:val="0"/>
          <w:color w:val="000000" w:themeColor="text1"/>
        </w:rPr>
        <w:t xml:space="preserve">Section layout options will appear. Select </w:t>
      </w:r>
      <w:r w:rsidRPr="5A21B260">
        <w:rPr>
          <w:rFonts w:ascii="Segoe UI" w:eastAsia="Segoe UI" w:hAnsi="Segoe UI" w:cs="Segoe UI"/>
          <w:b/>
          <w:bCs/>
          <w:i w:val="0"/>
          <w:iCs w:val="0"/>
          <w:color w:val="000000" w:themeColor="text1"/>
        </w:rPr>
        <w:t>2 Column</w:t>
      </w:r>
      <w:r w:rsidRPr="5A21B260">
        <w:rPr>
          <w:rFonts w:ascii="Segoe UI" w:eastAsia="Segoe UI" w:hAnsi="Segoe UI" w:cs="Segoe UI"/>
          <w:i w:val="0"/>
          <w:iCs w:val="0"/>
          <w:color w:val="000000" w:themeColor="text1"/>
        </w:rPr>
        <w:t>.</w:t>
      </w:r>
    </w:p>
    <w:p w14:paraId="0C78CE03" w14:textId="5373634C" w:rsidR="0C1B5646" w:rsidRDefault="0C1B5646" w:rsidP="468B389B">
      <w:pPr>
        <w:spacing w:after="0"/>
        <w:jc w:val="center"/>
        <w:rPr>
          <w:rFonts w:ascii="Times New Roman" w:hAnsi="Times New Roman" w:cs="Times New Roman"/>
          <w:sz w:val="24"/>
          <w:szCs w:val="24"/>
        </w:rPr>
      </w:pPr>
      <w:r>
        <w:rPr>
          <w:noProof/>
        </w:rPr>
        <w:drawing>
          <wp:inline distT="0" distB="0" distL="0" distR="0" wp14:anchorId="27FA7AC5" wp14:editId="479AAEA1">
            <wp:extent cx="4019550" cy="3105150"/>
            <wp:effectExtent l="0" t="0" r="0" b="0"/>
            <wp:docPr id="970720199" name="Picture 97072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19550" cy="3105150"/>
                    </a:xfrm>
                    <a:prstGeom prst="rect">
                      <a:avLst/>
                    </a:prstGeom>
                  </pic:spPr>
                </pic:pic>
              </a:graphicData>
            </a:graphic>
          </wp:inline>
        </w:drawing>
      </w:r>
    </w:p>
    <w:p w14:paraId="61D40B98" w14:textId="689881D2" w:rsidR="468B389B" w:rsidRDefault="468B389B" w:rsidP="468B389B">
      <w:pPr>
        <w:pStyle w:val="BodyCopyNumbered"/>
        <w:numPr>
          <w:ilvl w:val="0"/>
          <w:numId w:val="0"/>
        </w:numPr>
        <w:rPr>
          <w:b/>
          <w:bCs/>
          <w:i w:val="0"/>
          <w:iCs w:val="0"/>
        </w:rPr>
      </w:pPr>
    </w:p>
    <w:p w14:paraId="33F3BF52" w14:textId="4ADD2F93" w:rsidR="60DC730A" w:rsidRDefault="60DC730A" w:rsidP="6669B2B2">
      <w:pPr>
        <w:jc w:val="center"/>
      </w:pPr>
    </w:p>
    <w:p w14:paraId="2277016E" w14:textId="77777777" w:rsidR="00632150" w:rsidRDefault="00632150" w:rsidP="6669B2B2">
      <w:pPr>
        <w:jc w:val="center"/>
      </w:pPr>
    </w:p>
    <w:p w14:paraId="1A2DBF79" w14:textId="53F20673" w:rsidR="6B51DCF4" w:rsidRDefault="6B51DCF4" w:rsidP="468B389B">
      <w:pPr>
        <w:pStyle w:val="BodyCopyNumbered"/>
        <w:rPr>
          <w:rFonts w:ascii="Segoe UI" w:eastAsia="Segoe UI" w:hAnsi="Segoe UI" w:cs="Segoe UI"/>
          <w:i w:val="0"/>
          <w:iCs w:val="0"/>
          <w:color w:val="000000" w:themeColor="text1"/>
        </w:rPr>
      </w:pPr>
      <w:r w:rsidRPr="468B389B">
        <w:rPr>
          <w:rFonts w:ascii="Segoe UI" w:eastAsia="Segoe UI" w:hAnsi="Segoe UI" w:cs="Segoe UI"/>
          <w:i w:val="0"/>
          <w:iCs w:val="0"/>
          <w:color w:val="000000" w:themeColor="text1"/>
        </w:rPr>
        <w:lastRenderedPageBreak/>
        <w:t xml:space="preserve">On the left column, select the ellipses (…) and then select </w:t>
      </w:r>
      <w:r w:rsidRPr="468B389B">
        <w:rPr>
          <w:rFonts w:ascii="Segoe UI" w:eastAsia="Segoe UI" w:hAnsi="Segoe UI" w:cs="Segoe UI"/>
          <w:b/>
          <w:bCs/>
          <w:i w:val="0"/>
          <w:iCs w:val="0"/>
          <w:color w:val="000000" w:themeColor="text1"/>
        </w:rPr>
        <w:t>Form.</w:t>
      </w:r>
    </w:p>
    <w:p w14:paraId="03D1D2D7" w14:textId="20A3F887" w:rsidR="3392565C" w:rsidRDefault="3392565C" w:rsidP="468B389B">
      <w:pPr>
        <w:jc w:val="center"/>
      </w:pPr>
      <w:r>
        <w:rPr>
          <w:noProof/>
        </w:rPr>
        <w:drawing>
          <wp:inline distT="0" distB="0" distL="0" distR="0" wp14:anchorId="40062DD3" wp14:editId="5264241F">
            <wp:extent cx="4572000" cy="3286125"/>
            <wp:effectExtent l="0" t="0" r="0" b="0"/>
            <wp:docPr id="102893555" name="Picture 10289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02F345EC" w14:textId="2C0325C3" w:rsidR="1CE8BEBA" w:rsidRDefault="1CE8BEBA" w:rsidP="6669B2B2">
      <w:pPr>
        <w:jc w:val="center"/>
      </w:pPr>
    </w:p>
    <w:p w14:paraId="0CE764C0" w14:textId="6D0BB793" w:rsidR="00B7431D" w:rsidRPr="00F76241" w:rsidRDefault="3392565C" w:rsidP="5A21B260">
      <w:pPr>
        <w:pStyle w:val="BodyCopyNumbered"/>
        <w:spacing w:line="259" w:lineRule="auto"/>
        <w:rPr>
          <w:i w:val="0"/>
          <w:iCs w:val="0"/>
        </w:rPr>
      </w:pPr>
      <w:r w:rsidRPr="5A21B260">
        <w:rPr>
          <w:i w:val="0"/>
          <w:iCs w:val="0"/>
        </w:rPr>
        <w:t xml:space="preserve">In the pop-up window, select </w:t>
      </w:r>
      <w:r w:rsidRPr="5A21B260">
        <w:rPr>
          <w:b/>
          <w:bCs/>
          <w:i w:val="0"/>
          <w:iCs w:val="0"/>
        </w:rPr>
        <w:t>+ New Form</w:t>
      </w:r>
      <w:r w:rsidR="52184556" w:rsidRPr="5A21B260">
        <w:rPr>
          <w:b/>
          <w:bCs/>
          <w:i w:val="0"/>
          <w:iCs w:val="0"/>
        </w:rPr>
        <w:t>.</w:t>
      </w:r>
    </w:p>
    <w:p w14:paraId="22D60B72" w14:textId="052CDA71" w:rsidR="00B7431D" w:rsidRPr="00F76241" w:rsidRDefault="636F0DEE" w:rsidP="468B389B">
      <w:pPr>
        <w:pStyle w:val="BodyCopyNumbered"/>
        <w:spacing w:line="259" w:lineRule="auto"/>
        <w:rPr>
          <w:i w:val="0"/>
          <w:iCs w:val="0"/>
        </w:rPr>
      </w:pPr>
      <w:r w:rsidRPr="468B389B">
        <w:rPr>
          <w:i w:val="0"/>
          <w:iCs w:val="0"/>
        </w:rPr>
        <w:t>Enter the following information:</w:t>
      </w:r>
    </w:p>
    <w:p w14:paraId="321340CD" w14:textId="09D594BC" w:rsidR="00B7431D" w:rsidRPr="00F76241" w:rsidRDefault="636F0DEE" w:rsidP="468B389B">
      <w:pPr>
        <w:pStyle w:val="BodyCopyNumbered"/>
        <w:numPr>
          <w:ilvl w:val="1"/>
          <w:numId w:val="20"/>
        </w:numPr>
        <w:spacing w:line="259" w:lineRule="auto"/>
        <w:rPr>
          <w:i w:val="0"/>
          <w:iCs w:val="0"/>
        </w:rPr>
      </w:pPr>
      <w:r w:rsidRPr="468B389B">
        <w:rPr>
          <w:i w:val="0"/>
          <w:iCs w:val="0"/>
        </w:rPr>
        <w:t>Choose a table: Ticket (ce_ticket)</w:t>
      </w:r>
    </w:p>
    <w:p w14:paraId="576672AB" w14:textId="58B11BDF" w:rsidR="00B7431D" w:rsidRPr="00F76241" w:rsidRDefault="636F0DEE" w:rsidP="468B389B">
      <w:pPr>
        <w:pStyle w:val="BodyCopyNumbered"/>
        <w:numPr>
          <w:ilvl w:val="1"/>
          <w:numId w:val="20"/>
        </w:numPr>
        <w:spacing w:line="259" w:lineRule="auto"/>
        <w:rPr>
          <w:i w:val="0"/>
          <w:iCs w:val="0"/>
        </w:rPr>
      </w:pPr>
      <w:r w:rsidRPr="468B389B">
        <w:rPr>
          <w:i w:val="0"/>
          <w:iCs w:val="0"/>
        </w:rPr>
        <w:t>Select a form: Portal – Create</w:t>
      </w:r>
    </w:p>
    <w:p w14:paraId="4776D576" w14:textId="3C596DEB" w:rsidR="00B7431D" w:rsidRPr="00F76241" w:rsidRDefault="636F0DEE" w:rsidP="468B389B">
      <w:pPr>
        <w:pStyle w:val="BodyCopyNumbered"/>
        <w:numPr>
          <w:ilvl w:val="1"/>
          <w:numId w:val="20"/>
        </w:numPr>
        <w:spacing w:line="259" w:lineRule="auto"/>
        <w:rPr>
          <w:i w:val="0"/>
          <w:iCs w:val="0"/>
        </w:rPr>
      </w:pPr>
      <w:r w:rsidRPr="468B389B">
        <w:rPr>
          <w:i w:val="0"/>
          <w:iCs w:val="0"/>
        </w:rPr>
        <w:t>Name your copy of the selected form: New Ticket</w:t>
      </w:r>
    </w:p>
    <w:p w14:paraId="50C549DC" w14:textId="6634513B" w:rsidR="00B7431D" w:rsidRPr="00F76241" w:rsidRDefault="4BD4E126" w:rsidP="468B389B">
      <w:pPr>
        <w:jc w:val="center"/>
      </w:pPr>
      <w:r>
        <w:rPr>
          <w:noProof/>
        </w:rPr>
        <w:lastRenderedPageBreak/>
        <w:drawing>
          <wp:inline distT="0" distB="0" distL="0" distR="0" wp14:anchorId="28EA5435" wp14:editId="4E65181A">
            <wp:extent cx="5924550" cy="4048442"/>
            <wp:effectExtent l="0" t="0" r="0" b="0"/>
            <wp:docPr id="645127038" name="Picture 64512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24550" cy="4048442"/>
                    </a:xfrm>
                    <a:prstGeom prst="rect">
                      <a:avLst/>
                    </a:prstGeom>
                  </pic:spPr>
                </pic:pic>
              </a:graphicData>
            </a:graphic>
          </wp:inline>
        </w:drawing>
      </w:r>
    </w:p>
    <w:p w14:paraId="5E953ADF" w14:textId="21DC7768" w:rsidR="00B7431D" w:rsidRPr="00F76241" w:rsidRDefault="55E629CB" w:rsidP="6669B2B2">
      <w:pPr>
        <w:pStyle w:val="BodyCopyNumbered"/>
        <w:numPr>
          <w:ilvl w:val="0"/>
          <w:numId w:val="0"/>
        </w:numPr>
      </w:pPr>
      <w:r>
        <w:t xml:space="preserve">Note: You will not see the </w:t>
      </w:r>
      <w:r w:rsidRPr="17139671">
        <w:rPr>
          <w:b/>
          <w:bCs/>
        </w:rPr>
        <w:t>Ticket</w:t>
      </w:r>
      <w:r>
        <w:t xml:space="preserve"> table as an option if you have not already installed the managed solution as a part of your workshop setup. If </w:t>
      </w:r>
      <w:r w:rsidR="4BA1A941">
        <w:t>that is</w:t>
      </w:r>
      <w:r>
        <w:t xml:space="preserve"> the case, please go back to the </w:t>
      </w:r>
      <w:r w:rsidRPr="17139671">
        <w:rPr>
          <w:b/>
          <w:bCs/>
        </w:rPr>
        <w:t>P</w:t>
      </w:r>
      <w:r w:rsidR="354974B8" w:rsidRPr="17139671">
        <w:rPr>
          <w:b/>
          <w:bCs/>
        </w:rPr>
        <w:t>ages</w:t>
      </w:r>
      <w:r w:rsidRPr="17139671">
        <w:rPr>
          <w:b/>
          <w:bCs/>
        </w:rPr>
        <w:t xml:space="preserve"> Setup Guide</w:t>
      </w:r>
      <w:r>
        <w:t xml:space="preserve"> and navigate to and complete the section </w:t>
      </w:r>
      <w:r w:rsidRPr="17139671">
        <w:rPr>
          <w:b/>
          <w:bCs/>
        </w:rPr>
        <w:t>Install managed solution</w:t>
      </w:r>
      <w:r>
        <w:t>.</w:t>
      </w:r>
    </w:p>
    <w:p w14:paraId="07F77513" w14:textId="77777777" w:rsidR="00B7431D" w:rsidRDefault="00B7431D" w:rsidP="00F76241">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1564E36" w14:textId="77777777" w:rsidR="00EE0AF7" w:rsidRDefault="00EE0AF7">
      <w:pPr>
        <w:spacing w:after="0"/>
        <w:rPr>
          <w:rFonts w:asciiTheme="minorHAnsi" w:hAnsiTheme="minorHAnsi" w:cstheme="minorHAnsi"/>
          <w:color w:val="auto"/>
        </w:rPr>
      </w:pPr>
      <w:r w:rsidRPr="468B389B">
        <w:rPr>
          <w:i/>
          <w:iCs/>
        </w:rPr>
        <w:br w:type="page"/>
      </w:r>
    </w:p>
    <w:p w14:paraId="15209EC0" w14:textId="326E2B88" w:rsidR="00071FA4" w:rsidRPr="00F436E7" w:rsidRDefault="2C51D682" w:rsidP="17139671">
      <w:pPr>
        <w:pStyle w:val="BodyCopyNumbered"/>
        <w:spacing w:line="259" w:lineRule="auto"/>
        <w:rPr>
          <w:i w:val="0"/>
          <w:iCs w:val="0"/>
        </w:rPr>
      </w:pPr>
      <w:r w:rsidRPr="17139671">
        <w:rPr>
          <w:i w:val="0"/>
          <w:iCs w:val="0"/>
        </w:rPr>
        <w:lastRenderedPageBreak/>
        <w:t xml:space="preserve">Observe the default information in the </w:t>
      </w:r>
      <w:r w:rsidRPr="17139671">
        <w:rPr>
          <w:b/>
          <w:bCs/>
          <w:i w:val="0"/>
          <w:iCs w:val="0"/>
        </w:rPr>
        <w:t xml:space="preserve">Data, </w:t>
      </w:r>
      <w:bookmarkStart w:id="20" w:name="_Int_mVvOKhUQ"/>
      <w:r w:rsidRPr="17139671">
        <w:rPr>
          <w:b/>
          <w:bCs/>
          <w:i w:val="0"/>
          <w:iCs w:val="0"/>
        </w:rPr>
        <w:t>On</w:t>
      </w:r>
      <w:bookmarkEnd w:id="20"/>
      <w:r w:rsidRPr="17139671">
        <w:rPr>
          <w:b/>
          <w:bCs/>
          <w:i w:val="0"/>
          <w:iCs w:val="0"/>
        </w:rPr>
        <w:t xml:space="preserve"> submit, CAPTCHA, </w:t>
      </w:r>
      <w:r w:rsidRPr="17139671">
        <w:rPr>
          <w:i w:val="0"/>
          <w:iCs w:val="0"/>
        </w:rPr>
        <w:t>and</w:t>
      </w:r>
      <w:r w:rsidRPr="17139671">
        <w:rPr>
          <w:b/>
          <w:bCs/>
          <w:i w:val="0"/>
          <w:iCs w:val="0"/>
        </w:rPr>
        <w:t xml:space="preserve"> Attachments</w:t>
      </w:r>
      <w:r w:rsidRPr="17139671">
        <w:rPr>
          <w:i w:val="0"/>
          <w:iCs w:val="0"/>
        </w:rPr>
        <w:t xml:space="preserve"> tabs of this window</w:t>
      </w:r>
      <w:r w:rsidR="3856FAC1" w:rsidRPr="17139671">
        <w:rPr>
          <w:i w:val="0"/>
          <w:iCs w:val="0"/>
        </w:rPr>
        <w:t>.</w:t>
      </w:r>
    </w:p>
    <w:p w14:paraId="75A5B97F" w14:textId="14B4EF0D" w:rsidR="00071FA4" w:rsidRPr="00F436E7" w:rsidRDefault="2C51D682" w:rsidP="5A21B260">
      <w:pPr>
        <w:pStyle w:val="BodyCopyNumbered"/>
        <w:spacing w:line="259" w:lineRule="auto"/>
        <w:rPr>
          <w:i w:val="0"/>
          <w:iCs w:val="0"/>
        </w:rPr>
      </w:pPr>
      <w:r w:rsidRPr="5A21B260">
        <w:rPr>
          <w:i w:val="0"/>
          <w:iCs w:val="0"/>
        </w:rPr>
        <w:t xml:space="preserve">Click </w:t>
      </w:r>
      <w:r w:rsidRPr="5A21B260">
        <w:rPr>
          <w:b/>
          <w:bCs/>
          <w:i w:val="0"/>
          <w:iCs w:val="0"/>
        </w:rPr>
        <w:t>OK</w:t>
      </w:r>
      <w:r w:rsidR="2B059B0E" w:rsidRPr="5A21B260">
        <w:rPr>
          <w:b/>
          <w:bCs/>
          <w:i w:val="0"/>
          <w:iCs w:val="0"/>
        </w:rPr>
        <w:t>.</w:t>
      </w:r>
    </w:p>
    <w:p w14:paraId="54F908FE" w14:textId="78DD2ADB" w:rsidR="00071FA4" w:rsidRPr="00F436E7" w:rsidRDefault="2C51D682" w:rsidP="17139671">
      <w:pPr>
        <w:pStyle w:val="BodyCopyNumbered"/>
        <w:spacing w:line="259" w:lineRule="auto"/>
        <w:rPr>
          <w:i w:val="0"/>
          <w:iCs w:val="0"/>
        </w:rPr>
      </w:pPr>
      <w:r w:rsidRPr="17139671">
        <w:rPr>
          <w:i w:val="0"/>
          <w:iCs w:val="0"/>
        </w:rPr>
        <w:t xml:space="preserve">Navigate to the </w:t>
      </w:r>
      <w:bookmarkStart w:id="21" w:name="_Int_fWnqV9OH"/>
      <w:r w:rsidRPr="17139671">
        <w:rPr>
          <w:b/>
          <w:bCs/>
          <w:i w:val="0"/>
          <w:iCs w:val="0"/>
        </w:rPr>
        <w:t>Set up</w:t>
      </w:r>
      <w:bookmarkEnd w:id="21"/>
      <w:r w:rsidRPr="17139671">
        <w:rPr>
          <w:i w:val="0"/>
          <w:iCs w:val="0"/>
        </w:rPr>
        <w:t xml:space="preserve"> tab via the left navigation bar, then select </w:t>
      </w:r>
      <w:r w:rsidRPr="17139671">
        <w:rPr>
          <w:b/>
          <w:bCs/>
          <w:i w:val="0"/>
          <w:iCs w:val="0"/>
        </w:rPr>
        <w:t>Table Permissions</w:t>
      </w:r>
      <w:r w:rsidRPr="17139671">
        <w:rPr>
          <w:i w:val="0"/>
          <w:iCs w:val="0"/>
        </w:rPr>
        <w:t xml:space="preserve"> beneath </w:t>
      </w:r>
      <w:r w:rsidRPr="17139671">
        <w:rPr>
          <w:b/>
          <w:bCs/>
          <w:i w:val="0"/>
          <w:iCs w:val="0"/>
        </w:rPr>
        <w:t>Security</w:t>
      </w:r>
      <w:r w:rsidRPr="17139671">
        <w:rPr>
          <w:i w:val="0"/>
          <w:iCs w:val="0"/>
        </w:rPr>
        <w:t>.</w:t>
      </w:r>
    </w:p>
    <w:p w14:paraId="75F0D8C5" w14:textId="779BC538" w:rsidR="00071FA4" w:rsidRPr="00F436E7" w:rsidRDefault="5A3FA73E" w:rsidP="468B389B">
      <w:pPr>
        <w:jc w:val="center"/>
      </w:pPr>
      <w:r>
        <w:rPr>
          <w:noProof/>
        </w:rPr>
        <w:drawing>
          <wp:inline distT="0" distB="0" distL="0" distR="0" wp14:anchorId="0CD9AB7F" wp14:editId="14F30C57">
            <wp:extent cx="3162300" cy="4572000"/>
            <wp:effectExtent l="0" t="0" r="0" b="0"/>
            <wp:docPr id="509480442" name="Picture 50948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162300" cy="4572000"/>
                    </a:xfrm>
                    <a:prstGeom prst="rect">
                      <a:avLst/>
                    </a:prstGeom>
                  </pic:spPr>
                </pic:pic>
              </a:graphicData>
            </a:graphic>
          </wp:inline>
        </w:drawing>
      </w:r>
    </w:p>
    <w:p w14:paraId="38047536" w14:textId="5C83A6F4" w:rsidR="00FE2CA4" w:rsidRDefault="55E629CB" w:rsidP="5A21B260">
      <w:pPr>
        <w:pStyle w:val="BodyCopyNumbered"/>
        <w:rPr>
          <w:i w:val="0"/>
          <w:iCs w:val="0"/>
        </w:rPr>
      </w:pPr>
      <w:r w:rsidRPr="5A21B260">
        <w:rPr>
          <w:i w:val="0"/>
          <w:iCs w:val="0"/>
        </w:rPr>
        <w:t xml:space="preserve">Click </w:t>
      </w:r>
      <w:r w:rsidRPr="5A21B260">
        <w:rPr>
          <w:b/>
          <w:bCs/>
          <w:i w:val="0"/>
          <w:iCs w:val="0"/>
        </w:rPr>
        <w:t>+New permission</w:t>
      </w:r>
      <w:r w:rsidR="4D0A44FC" w:rsidRPr="5A21B260">
        <w:rPr>
          <w:b/>
          <w:bCs/>
          <w:i w:val="0"/>
          <w:iCs w:val="0"/>
        </w:rPr>
        <w:t>.</w:t>
      </w:r>
    </w:p>
    <w:p w14:paraId="6C9B19D6" w14:textId="707538DD" w:rsidR="468B389B" w:rsidRDefault="468B389B" w:rsidP="468B389B">
      <w:pPr>
        <w:pStyle w:val="BodyCopyNumbered"/>
        <w:numPr>
          <w:ilvl w:val="0"/>
          <w:numId w:val="0"/>
        </w:numPr>
        <w:rPr>
          <w:i w:val="0"/>
          <w:iCs w:val="0"/>
        </w:rPr>
      </w:pPr>
    </w:p>
    <w:p w14:paraId="27374628" w14:textId="57A52E30" w:rsidR="468B389B" w:rsidRDefault="468B389B" w:rsidP="468B389B">
      <w:pPr>
        <w:pStyle w:val="BodyCopyNumbered"/>
        <w:numPr>
          <w:ilvl w:val="0"/>
          <w:numId w:val="0"/>
        </w:numPr>
        <w:rPr>
          <w:i w:val="0"/>
          <w:iCs w:val="0"/>
        </w:rPr>
      </w:pPr>
    </w:p>
    <w:p w14:paraId="26565FA6" w14:textId="728F5BDF" w:rsidR="468B389B" w:rsidRDefault="468B389B" w:rsidP="468B389B">
      <w:pPr>
        <w:pStyle w:val="BodyCopyNumbered"/>
        <w:numPr>
          <w:ilvl w:val="0"/>
          <w:numId w:val="0"/>
        </w:numPr>
        <w:rPr>
          <w:i w:val="0"/>
          <w:iCs w:val="0"/>
        </w:rPr>
      </w:pPr>
    </w:p>
    <w:p w14:paraId="1A1F22F5" w14:textId="4BDF7B98" w:rsidR="468B389B" w:rsidRDefault="468B389B" w:rsidP="468B389B">
      <w:pPr>
        <w:pStyle w:val="BodyCopyNumbered"/>
        <w:numPr>
          <w:ilvl w:val="0"/>
          <w:numId w:val="0"/>
        </w:numPr>
        <w:rPr>
          <w:i w:val="0"/>
          <w:iCs w:val="0"/>
        </w:rPr>
      </w:pPr>
    </w:p>
    <w:p w14:paraId="579561AA" w14:textId="77777777" w:rsidR="00950D35" w:rsidRDefault="00950D35" w:rsidP="468B389B">
      <w:pPr>
        <w:pStyle w:val="BodyCopyNumbered"/>
        <w:numPr>
          <w:ilvl w:val="0"/>
          <w:numId w:val="0"/>
        </w:numPr>
        <w:rPr>
          <w:i w:val="0"/>
          <w:iCs w:val="0"/>
        </w:rPr>
      </w:pPr>
    </w:p>
    <w:p w14:paraId="237DB3E4" w14:textId="39142627" w:rsidR="468B389B" w:rsidRDefault="468B389B" w:rsidP="468B389B">
      <w:pPr>
        <w:pStyle w:val="BodyCopyNumbered"/>
        <w:numPr>
          <w:ilvl w:val="0"/>
          <w:numId w:val="0"/>
        </w:numPr>
        <w:rPr>
          <w:i w:val="0"/>
          <w:iCs w:val="0"/>
        </w:rPr>
      </w:pPr>
    </w:p>
    <w:p w14:paraId="016A6B47" w14:textId="16F79DCF" w:rsidR="468B389B" w:rsidRDefault="468B389B" w:rsidP="468B389B">
      <w:pPr>
        <w:pStyle w:val="BodyCopyNumbered"/>
        <w:numPr>
          <w:ilvl w:val="0"/>
          <w:numId w:val="0"/>
        </w:numPr>
        <w:rPr>
          <w:i w:val="0"/>
          <w:iCs w:val="0"/>
        </w:rPr>
      </w:pPr>
    </w:p>
    <w:p w14:paraId="6A42D433" w14:textId="157FC19A" w:rsidR="007466B0" w:rsidRDefault="55E629CB" w:rsidP="468B389B">
      <w:pPr>
        <w:pStyle w:val="BodyCopyNumbered"/>
        <w:rPr>
          <w:i w:val="0"/>
          <w:iCs w:val="0"/>
        </w:rPr>
      </w:pPr>
      <w:r w:rsidRPr="468B389B">
        <w:rPr>
          <w:i w:val="0"/>
          <w:iCs w:val="0"/>
        </w:rPr>
        <w:lastRenderedPageBreak/>
        <w:t>Enter the following</w:t>
      </w:r>
      <w:r w:rsidR="6BF84B07" w:rsidRPr="468B389B">
        <w:rPr>
          <w:i w:val="0"/>
          <w:iCs w:val="0"/>
        </w:rPr>
        <w:t xml:space="preserve"> information</w:t>
      </w:r>
      <w:r w:rsidRPr="468B389B">
        <w:rPr>
          <w:i w:val="0"/>
          <w:iCs w:val="0"/>
        </w:rPr>
        <w:t xml:space="preserve">: </w:t>
      </w:r>
    </w:p>
    <w:p w14:paraId="1D9714EF" w14:textId="1E964C6A" w:rsidR="009A7901" w:rsidRDefault="55E629CB" w:rsidP="5E216D83">
      <w:pPr>
        <w:pStyle w:val="BodyCopyNumbered"/>
        <w:numPr>
          <w:ilvl w:val="1"/>
          <w:numId w:val="20"/>
        </w:numPr>
        <w:rPr>
          <w:i w:val="0"/>
          <w:iCs w:val="0"/>
        </w:rPr>
      </w:pPr>
      <w:r w:rsidRPr="468B389B">
        <w:rPr>
          <w:i w:val="0"/>
          <w:iCs w:val="0"/>
        </w:rPr>
        <w:t xml:space="preserve">Name: Tickets – All Users </w:t>
      </w:r>
    </w:p>
    <w:p w14:paraId="06FE50EF" w14:textId="10EE03D5" w:rsidR="009A7901" w:rsidRDefault="55E629CB" w:rsidP="5E216D83">
      <w:pPr>
        <w:pStyle w:val="BodyCopyNumbered"/>
        <w:numPr>
          <w:ilvl w:val="1"/>
          <w:numId w:val="20"/>
        </w:numPr>
        <w:rPr>
          <w:i w:val="0"/>
          <w:iCs w:val="0"/>
        </w:rPr>
      </w:pPr>
      <w:r w:rsidRPr="468B389B">
        <w:rPr>
          <w:i w:val="0"/>
          <w:iCs w:val="0"/>
        </w:rPr>
        <w:t xml:space="preserve">Table: Ticket (ce_ticket) </w:t>
      </w:r>
    </w:p>
    <w:p w14:paraId="13BFFA97" w14:textId="77777777" w:rsidR="00874CFD" w:rsidRDefault="55E629CB" w:rsidP="5E216D83">
      <w:pPr>
        <w:pStyle w:val="BodyCopyNumbered"/>
        <w:numPr>
          <w:ilvl w:val="1"/>
          <w:numId w:val="20"/>
        </w:numPr>
        <w:rPr>
          <w:i w:val="0"/>
          <w:iCs w:val="0"/>
        </w:rPr>
      </w:pPr>
      <w:r w:rsidRPr="468B389B">
        <w:rPr>
          <w:i w:val="0"/>
          <w:iCs w:val="0"/>
        </w:rPr>
        <w:t>Access type: Contact access</w:t>
      </w:r>
    </w:p>
    <w:p w14:paraId="1096D014" w14:textId="77777777" w:rsidR="00874CFD" w:rsidRDefault="55E629CB" w:rsidP="5E216D83">
      <w:pPr>
        <w:pStyle w:val="BodyCopyNumbered"/>
        <w:numPr>
          <w:ilvl w:val="1"/>
          <w:numId w:val="20"/>
        </w:numPr>
        <w:rPr>
          <w:i w:val="0"/>
          <w:iCs w:val="0"/>
        </w:rPr>
      </w:pPr>
      <w:r w:rsidRPr="468B389B">
        <w:rPr>
          <w:i w:val="0"/>
          <w:iCs w:val="0"/>
        </w:rPr>
        <w:t xml:space="preserve">Relationship: ce_Ticket_Submittedby_Contact </w:t>
      </w:r>
    </w:p>
    <w:p w14:paraId="3DDBA8AD" w14:textId="2355DF09" w:rsidR="009A7901" w:rsidRDefault="55E629CB" w:rsidP="468B389B">
      <w:pPr>
        <w:pStyle w:val="BodyCopyNumbered"/>
        <w:numPr>
          <w:ilvl w:val="1"/>
          <w:numId w:val="20"/>
        </w:numPr>
        <w:rPr>
          <w:i w:val="0"/>
          <w:iCs w:val="0"/>
        </w:rPr>
      </w:pPr>
      <w:r w:rsidRPr="468B389B">
        <w:rPr>
          <w:i w:val="0"/>
          <w:iCs w:val="0"/>
        </w:rPr>
        <w:t>P</w:t>
      </w:r>
      <w:r w:rsidR="508D3232" w:rsidRPr="468B389B">
        <w:rPr>
          <w:i w:val="0"/>
          <w:iCs w:val="0"/>
        </w:rPr>
        <w:t>ermission to</w:t>
      </w:r>
      <w:r w:rsidRPr="468B389B">
        <w:rPr>
          <w:i w:val="0"/>
          <w:iCs w:val="0"/>
        </w:rPr>
        <w:t>: Read, Write, Create, Append, Append to</w:t>
      </w:r>
      <w:r w:rsidR="6A8C0179">
        <w:rPr>
          <w:noProof/>
        </w:rPr>
        <w:drawing>
          <wp:inline distT="0" distB="0" distL="0" distR="0" wp14:anchorId="3D139D66" wp14:editId="70D86389">
            <wp:extent cx="4202470" cy="6094216"/>
            <wp:effectExtent l="0" t="0" r="0" b="0"/>
            <wp:docPr id="1481113531" name="Picture 1481113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202470" cy="6094216"/>
                    </a:xfrm>
                    <a:prstGeom prst="rect">
                      <a:avLst/>
                    </a:prstGeom>
                  </pic:spPr>
                </pic:pic>
              </a:graphicData>
            </a:graphic>
          </wp:inline>
        </w:drawing>
      </w:r>
      <w:r w:rsidR="3328F120" w:rsidRPr="468B389B">
        <w:rPr>
          <w:i w:val="0"/>
          <w:iCs w:val="0"/>
        </w:rPr>
        <w:t xml:space="preserve"> </w:t>
      </w:r>
    </w:p>
    <w:p w14:paraId="150BCE0C" w14:textId="346BE495" w:rsidR="00564E62" w:rsidRDefault="00564E62" w:rsidP="00564E62">
      <w:pPr>
        <w:pStyle w:val="BodyCopyNumbered"/>
        <w:numPr>
          <w:ilvl w:val="0"/>
          <w:numId w:val="0"/>
        </w:numPr>
        <w:ind w:left="360"/>
        <w:rPr>
          <w:i w:val="0"/>
          <w:iCs w:val="0"/>
        </w:rPr>
      </w:pPr>
    </w:p>
    <w:p w14:paraId="2A2CEF16" w14:textId="77777777" w:rsidR="002F417C" w:rsidRDefault="002F417C" w:rsidP="00564E62">
      <w:pPr>
        <w:pStyle w:val="BodyCopyNumbered"/>
        <w:numPr>
          <w:ilvl w:val="0"/>
          <w:numId w:val="0"/>
        </w:numPr>
        <w:ind w:left="360"/>
        <w:rPr>
          <w:i w:val="0"/>
          <w:iCs w:val="0"/>
        </w:rPr>
      </w:pPr>
    </w:p>
    <w:p w14:paraId="637C4239" w14:textId="444BCED3" w:rsidR="00564E62" w:rsidRDefault="55E629CB" w:rsidP="5A21B260">
      <w:pPr>
        <w:pStyle w:val="BodyCopyNumbered"/>
        <w:rPr>
          <w:i w:val="0"/>
          <w:iCs w:val="0"/>
        </w:rPr>
      </w:pPr>
      <w:r w:rsidRPr="5A21B260">
        <w:rPr>
          <w:i w:val="0"/>
          <w:iCs w:val="0"/>
        </w:rPr>
        <w:t xml:space="preserve">Still in the New table permission form, scroll down to </w:t>
      </w:r>
      <w:r w:rsidRPr="5A21B260">
        <w:rPr>
          <w:b/>
          <w:bCs/>
          <w:i w:val="0"/>
          <w:iCs w:val="0"/>
        </w:rPr>
        <w:t>Roles</w:t>
      </w:r>
      <w:r w:rsidRPr="5A21B260">
        <w:rPr>
          <w:i w:val="0"/>
          <w:iCs w:val="0"/>
        </w:rPr>
        <w:t xml:space="preserve"> and </w:t>
      </w:r>
      <w:r w:rsidR="6C4EE32B" w:rsidRPr="5A21B260">
        <w:rPr>
          <w:i w:val="0"/>
          <w:iCs w:val="0"/>
        </w:rPr>
        <w:t>select</w:t>
      </w:r>
      <w:r w:rsidRPr="5A21B260">
        <w:rPr>
          <w:i w:val="0"/>
          <w:iCs w:val="0"/>
        </w:rPr>
        <w:t xml:space="preserve"> </w:t>
      </w:r>
      <w:r w:rsidRPr="5A21B260">
        <w:rPr>
          <w:b/>
          <w:bCs/>
          <w:i w:val="0"/>
          <w:iCs w:val="0"/>
        </w:rPr>
        <w:t>+ Add roles</w:t>
      </w:r>
      <w:r w:rsidR="2EFFF5AA" w:rsidRPr="5A21B260">
        <w:rPr>
          <w:i w:val="0"/>
          <w:iCs w:val="0"/>
        </w:rPr>
        <w:t>.</w:t>
      </w:r>
    </w:p>
    <w:p w14:paraId="4FA1E8B0" w14:textId="0BC2E96F" w:rsidR="00564E62" w:rsidRDefault="132FF2EE" w:rsidP="5A21B260">
      <w:pPr>
        <w:pStyle w:val="BodyCopyNumbered"/>
        <w:rPr>
          <w:i w:val="0"/>
          <w:iCs w:val="0"/>
        </w:rPr>
      </w:pPr>
      <w:r w:rsidRPr="5A21B260">
        <w:rPr>
          <w:i w:val="0"/>
          <w:iCs w:val="0"/>
        </w:rPr>
        <w:t>Check the boxes for</w:t>
      </w:r>
      <w:r w:rsidR="55E629CB" w:rsidRPr="5A21B260">
        <w:rPr>
          <w:i w:val="0"/>
          <w:iCs w:val="0"/>
        </w:rPr>
        <w:t xml:space="preserve"> </w:t>
      </w:r>
      <w:r w:rsidR="55E629CB" w:rsidRPr="5A21B260">
        <w:rPr>
          <w:b/>
          <w:bCs/>
          <w:i w:val="0"/>
          <w:iCs w:val="0"/>
        </w:rPr>
        <w:t>Anonymous Users</w:t>
      </w:r>
      <w:r w:rsidR="55E629CB" w:rsidRPr="5A21B260">
        <w:rPr>
          <w:i w:val="0"/>
          <w:iCs w:val="0"/>
        </w:rPr>
        <w:t xml:space="preserve"> and </w:t>
      </w:r>
      <w:r w:rsidR="55E629CB" w:rsidRPr="5A21B260">
        <w:rPr>
          <w:b/>
          <w:bCs/>
          <w:i w:val="0"/>
          <w:iCs w:val="0"/>
        </w:rPr>
        <w:t>Authenticated Users</w:t>
      </w:r>
      <w:r w:rsidR="52870E00" w:rsidRPr="5A21B260">
        <w:rPr>
          <w:b/>
          <w:bCs/>
          <w:i w:val="0"/>
          <w:iCs w:val="0"/>
        </w:rPr>
        <w:t>.</w:t>
      </w:r>
    </w:p>
    <w:p w14:paraId="6EA997CF" w14:textId="7B31D768" w:rsidR="002F417C" w:rsidRDefault="002F417C" w:rsidP="002F417C">
      <w:pPr>
        <w:pStyle w:val="BodyCopyNumbered"/>
        <w:numPr>
          <w:ilvl w:val="0"/>
          <w:numId w:val="0"/>
        </w:numPr>
        <w:ind w:left="360" w:hanging="360"/>
        <w:rPr>
          <w:b/>
          <w:bCs/>
          <w:i w:val="0"/>
          <w:iCs w:val="0"/>
        </w:rPr>
      </w:pPr>
      <w:r>
        <w:rPr>
          <w:noProof/>
        </w:rPr>
        <w:drawing>
          <wp:inline distT="0" distB="0" distL="0" distR="0" wp14:anchorId="4221B0AF" wp14:editId="027AB4CE">
            <wp:extent cx="5257800" cy="2037147"/>
            <wp:effectExtent l="0" t="0" r="0" b="1270"/>
            <wp:docPr id="519800688" name="Picture 51980068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00688" name="Picture 519800688" descr="Graphical user interface, application, Team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57800" cy="2037147"/>
                    </a:xfrm>
                    <a:prstGeom prst="rect">
                      <a:avLst/>
                    </a:prstGeom>
                  </pic:spPr>
                </pic:pic>
              </a:graphicData>
            </a:graphic>
          </wp:inline>
        </w:drawing>
      </w:r>
    </w:p>
    <w:p w14:paraId="498339E3" w14:textId="0CD6B5EB" w:rsidR="00E2486F" w:rsidRPr="002F417C" w:rsidRDefault="0A1467DE" w:rsidP="5A21B260">
      <w:pPr>
        <w:pStyle w:val="BodyCopyNumbered"/>
        <w:rPr>
          <w:i w:val="0"/>
          <w:iCs w:val="0"/>
        </w:rPr>
      </w:pPr>
      <w:r w:rsidRPr="5A21B260">
        <w:rPr>
          <w:i w:val="0"/>
          <w:iCs w:val="0"/>
        </w:rPr>
        <w:t xml:space="preserve">Click </w:t>
      </w:r>
      <w:r w:rsidRPr="5A21B260">
        <w:rPr>
          <w:b/>
          <w:bCs/>
          <w:i w:val="0"/>
          <w:iCs w:val="0"/>
        </w:rPr>
        <w:t>Save</w:t>
      </w:r>
      <w:r w:rsidR="04E1E237" w:rsidRPr="5A21B260">
        <w:rPr>
          <w:b/>
          <w:bCs/>
          <w:i w:val="0"/>
          <w:iCs w:val="0"/>
        </w:rPr>
        <w:t>.</w:t>
      </w:r>
      <w:commentRangeStart w:id="22"/>
      <w:commentRangeEnd w:id="22"/>
      <w:r>
        <w:rPr>
          <w:rStyle w:val="CommentReference"/>
        </w:rPr>
        <w:commentReference w:id="22"/>
      </w:r>
    </w:p>
    <w:p w14:paraId="4C7F75E4" w14:textId="077D0F14" w:rsidR="00035637" w:rsidRDefault="55E629CB" w:rsidP="5A21B260">
      <w:pPr>
        <w:pStyle w:val="BodyCopyNumbered"/>
        <w:rPr>
          <w:i w:val="0"/>
          <w:iCs w:val="0"/>
        </w:rPr>
      </w:pPr>
      <w:r w:rsidRPr="5A21B260">
        <w:rPr>
          <w:i w:val="0"/>
          <w:iCs w:val="0"/>
        </w:rPr>
        <w:t xml:space="preserve">From the left </w:t>
      </w:r>
      <w:r w:rsidR="36FFDD1E" w:rsidRPr="5A21B260">
        <w:rPr>
          <w:i w:val="0"/>
          <w:iCs w:val="0"/>
        </w:rPr>
        <w:t xml:space="preserve">navigation bar, select </w:t>
      </w:r>
      <w:r w:rsidR="36FFDD1E" w:rsidRPr="5A21B260">
        <w:rPr>
          <w:b/>
          <w:bCs/>
          <w:i w:val="0"/>
          <w:iCs w:val="0"/>
        </w:rPr>
        <w:t>Pages</w:t>
      </w:r>
      <w:r w:rsidR="04E1E237" w:rsidRPr="5A21B260">
        <w:rPr>
          <w:b/>
          <w:bCs/>
          <w:i w:val="0"/>
          <w:iCs w:val="0"/>
        </w:rPr>
        <w:t>.</w:t>
      </w:r>
    </w:p>
    <w:p w14:paraId="1EDA2090" w14:textId="0BCC6A42" w:rsidR="00035637" w:rsidRDefault="176CB116" w:rsidP="5A21B260">
      <w:pPr>
        <w:pStyle w:val="BodyCopyNumbered"/>
        <w:rPr>
          <w:i w:val="0"/>
          <w:iCs w:val="0"/>
        </w:rPr>
      </w:pPr>
      <w:r w:rsidRPr="5A21B260">
        <w:rPr>
          <w:i w:val="0"/>
          <w:iCs w:val="0"/>
        </w:rPr>
        <w:t>O</w:t>
      </w:r>
      <w:r w:rsidR="55E629CB" w:rsidRPr="5A21B260">
        <w:rPr>
          <w:i w:val="0"/>
          <w:iCs w:val="0"/>
        </w:rPr>
        <w:t xml:space="preserve">pen the newly created Submit New Ticket </w:t>
      </w:r>
      <w:r w:rsidR="00096635">
        <w:rPr>
          <w:i w:val="0"/>
          <w:iCs w:val="0"/>
        </w:rPr>
        <w:t>p</w:t>
      </w:r>
      <w:r w:rsidR="55E629CB" w:rsidRPr="5A21B260">
        <w:rPr>
          <w:i w:val="0"/>
          <w:iCs w:val="0"/>
        </w:rPr>
        <w:t>age</w:t>
      </w:r>
      <w:r w:rsidR="5D0BB688" w:rsidRPr="5A21B260">
        <w:rPr>
          <w:i w:val="0"/>
          <w:iCs w:val="0"/>
        </w:rPr>
        <w:t>, then highlight the form that was just added</w:t>
      </w:r>
      <w:r w:rsidR="660F0897" w:rsidRPr="5A21B260">
        <w:rPr>
          <w:i w:val="0"/>
          <w:iCs w:val="0"/>
        </w:rPr>
        <w:t>.</w:t>
      </w:r>
    </w:p>
    <w:p w14:paraId="65491FA4" w14:textId="2974A907" w:rsidR="5D0BB688" w:rsidRDefault="5D0BB688" w:rsidP="5A21B260">
      <w:pPr>
        <w:pStyle w:val="BodyCopyNumbered"/>
        <w:rPr>
          <w:i w:val="0"/>
          <w:iCs w:val="0"/>
        </w:rPr>
      </w:pPr>
      <w:r w:rsidRPr="5A21B260">
        <w:rPr>
          <w:i w:val="0"/>
          <w:iCs w:val="0"/>
        </w:rPr>
        <w:t xml:space="preserve">Select </w:t>
      </w:r>
      <w:r w:rsidRPr="5A21B260">
        <w:rPr>
          <w:b/>
          <w:bCs/>
          <w:i w:val="0"/>
          <w:iCs w:val="0"/>
        </w:rPr>
        <w:t>Edit Form</w:t>
      </w:r>
      <w:r w:rsidR="660F0897" w:rsidRPr="5A21B260">
        <w:rPr>
          <w:b/>
          <w:bCs/>
          <w:i w:val="0"/>
          <w:iCs w:val="0"/>
        </w:rPr>
        <w:t>.</w:t>
      </w:r>
    </w:p>
    <w:p w14:paraId="43808F79" w14:textId="78F2FD0F" w:rsidR="5D0BB688" w:rsidRDefault="5D0BB688" w:rsidP="468B389B">
      <w:pPr>
        <w:pStyle w:val="ListParagraph"/>
        <w:jc w:val="center"/>
      </w:pPr>
      <w:r>
        <w:rPr>
          <w:noProof/>
        </w:rPr>
        <w:drawing>
          <wp:inline distT="0" distB="0" distL="0" distR="0" wp14:anchorId="6C99595A" wp14:editId="7F9F9DE5">
            <wp:extent cx="3914775" cy="2250996"/>
            <wp:effectExtent l="0" t="0" r="0" b="0"/>
            <wp:docPr id="1944223207" name="Picture 194422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914775" cy="2250996"/>
                    </a:xfrm>
                    <a:prstGeom prst="rect">
                      <a:avLst/>
                    </a:prstGeom>
                  </pic:spPr>
                </pic:pic>
              </a:graphicData>
            </a:graphic>
          </wp:inline>
        </w:drawing>
      </w:r>
    </w:p>
    <w:p w14:paraId="054E6C88" w14:textId="63BB34F1" w:rsidR="468B389B" w:rsidRDefault="468B389B" w:rsidP="468B389B">
      <w:pPr>
        <w:jc w:val="center"/>
      </w:pPr>
    </w:p>
    <w:p w14:paraId="4AB743C3" w14:textId="3EAA8D16" w:rsidR="468B389B" w:rsidRDefault="468B389B" w:rsidP="468B389B">
      <w:pPr>
        <w:jc w:val="center"/>
      </w:pPr>
    </w:p>
    <w:p w14:paraId="4D3B1ABE" w14:textId="2A5509DD" w:rsidR="468B389B" w:rsidRDefault="468B389B" w:rsidP="468B389B">
      <w:pPr>
        <w:jc w:val="center"/>
      </w:pPr>
    </w:p>
    <w:p w14:paraId="1B681A83" w14:textId="03CDC20D" w:rsidR="00DF78D1" w:rsidRDefault="00DF78D1" w:rsidP="468B389B">
      <w:pPr>
        <w:jc w:val="center"/>
      </w:pPr>
    </w:p>
    <w:p w14:paraId="079A1184" w14:textId="3C9EAF8C" w:rsidR="00DF78D1" w:rsidRDefault="00DF78D1" w:rsidP="468B389B">
      <w:pPr>
        <w:jc w:val="center"/>
      </w:pPr>
    </w:p>
    <w:p w14:paraId="2EC16959" w14:textId="77777777" w:rsidR="00DF78D1" w:rsidRDefault="00DF78D1" w:rsidP="468B389B">
      <w:pPr>
        <w:jc w:val="center"/>
      </w:pPr>
    </w:p>
    <w:p w14:paraId="4BFF4C4E" w14:textId="7AC759A5" w:rsidR="00B7431D" w:rsidRPr="00387AAD" w:rsidRDefault="2D6D687C" w:rsidP="468B389B">
      <w:pPr>
        <w:pStyle w:val="BodyCopyNumbered"/>
        <w:rPr>
          <w:i w:val="0"/>
          <w:iCs w:val="0"/>
        </w:rPr>
      </w:pPr>
      <w:r w:rsidRPr="468B389B">
        <w:rPr>
          <w:i w:val="0"/>
          <w:iCs w:val="0"/>
        </w:rPr>
        <w:lastRenderedPageBreak/>
        <w:t xml:space="preserve">Navigate to the </w:t>
      </w:r>
      <w:r w:rsidRPr="468B389B">
        <w:rPr>
          <w:b/>
          <w:bCs/>
          <w:i w:val="0"/>
          <w:iCs w:val="0"/>
        </w:rPr>
        <w:t>CAPTCHA</w:t>
      </w:r>
      <w:r w:rsidRPr="468B389B">
        <w:rPr>
          <w:i w:val="0"/>
          <w:iCs w:val="0"/>
        </w:rPr>
        <w:t xml:space="preserve"> tab and u</w:t>
      </w:r>
      <w:r w:rsidR="55E629CB" w:rsidRPr="468B389B">
        <w:rPr>
          <w:i w:val="0"/>
          <w:iCs w:val="0"/>
        </w:rPr>
        <w:t xml:space="preserve">ncheck </w:t>
      </w:r>
      <w:r w:rsidR="55E629CB" w:rsidRPr="468B389B">
        <w:rPr>
          <w:b/>
          <w:bCs/>
          <w:i w:val="0"/>
          <w:iCs w:val="0"/>
        </w:rPr>
        <w:t xml:space="preserve">Show </w:t>
      </w:r>
      <w:r w:rsidR="4CDDBE23" w:rsidRPr="468B389B">
        <w:rPr>
          <w:b/>
          <w:bCs/>
          <w:i w:val="0"/>
          <w:iCs w:val="0"/>
        </w:rPr>
        <w:t>CAPTCHA for a</w:t>
      </w:r>
      <w:r w:rsidR="55E629CB" w:rsidRPr="468B389B">
        <w:rPr>
          <w:b/>
          <w:bCs/>
          <w:i w:val="0"/>
          <w:iCs w:val="0"/>
        </w:rPr>
        <w:t>uthenticated users</w:t>
      </w:r>
      <w:r w:rsidR="55E629CB" w:rsidRPr="468B389B">
        <w:rPr>
          <w:i w:val="0"/>
          <w:iCs w:val="0"/>
        </w:rPr>
        <w:t xml:space="preserve">. </w:t>
      </w:r>
    </w:p>
    <w:p w14:paraId="36898063" w14:textId="1B81E795" w:rsidR="2BD0DB62" w:rsidRDefault="2BD0DB62" w:rsidP="468B389B">
      <w:pPr>
        <w:jc w:val="center"/>
      </w:pPr>
      <w:r>
        <w:rPr>
          <w:noProof/>
        </w:rPr>
        <w:drawing>
          <wp:inline distT="0" distB="0" distL="0" distR="0" wp14:anchorId="5C92EB98" wp14:editId="353FAC9D">
            <wp:extent cx="4533900" cy="2533650"/>
            <wp:effectExtent l="0" t="0" r="0" b="0"/>
            <wp:docPr id="944400157" name="Picture 94440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33900" cy="2533650"/>
                    </a:xfrm>
                    <a:prstGeom prst="rect">
                      <a:avLst/>
                    </a:prstGeom>
                  </pic:spPr>
                </pic:pic>
              </a:graphicData>
            </a:graphic>
          </wp:inline>
        </w:drawing>
      </w:r>
    </w:p>
    <w:p w14:paraId="69553E20" w14:textId="4EF401CB" w:rsidR="2BD0DB62" w:rsidRDefault="2BD0DB62" w:rsidP="5A21B260">
      <w:pPr>
        <w:pStyle w:val="BodyCopyNumbered"/>
        <w:rPr>
          <w:i w:val="0"/>
          <w:iCs w:val="0"/>
        </w:rPr>
      </w:pPr>
      <w:r w:rsidRPr="5A21B260">
        <w:rPr>
          <w:i w:val="0"/>
          <w:iCs w:val="0"/>
        </w:rPr>
        <w:t xml:space="preserve">Click </w:t>
      </w:r>
      <w:r w:rsidRPr="5A21B260">
        <w:rPr>
          <w:b/>
          <w:bCs/>
          <w:i w:val="0"/>
          <w:iCs w:val="0"/>
        </w:rPr>
        <w:t>OK</w:t>
      </w:r>
      <w:r w:rsidR="69A906BC" w:rsidRPr="5A21B260">
        <w:rPr>
          <w:b/>
          <w:bCs/>
          <w:i w:val="0"/>
          <w:iCs w:val="0"/>
        </w:rPr>
        <w:t>.</w:t>
      </w:r>
    </w:p>
    <w:p w14:paraId="45429ACF" w14:textId="5E1D7BA6" w:rsidR="654FC287" w:rsidRDefault="55E629CB" w:rsidP="468B389B">
      <w:pPr>
        <w:pStyle w:val="BodyCopyNumbered"/>
        <w:rPr>
          <w:i w:val="0"/>
          <w:iCs w:val="0"/>
        </w:rPr>
      </w:pPr>
      <w:r w:rsidRPr="468B389B">
        <w:rPr>
          <w:i w:val="0"/>
          <w:iCs w:val="0"/>
        </w:rPr>
        <w:t xml:space="preserve">Select the </w:t>
      </w:r>
      <w:r w:rsidR="672A46FB" w:rsidRPr="468B389B">
        <w:rPr>
          <w:i w:val="0"/>
          <w:iCs w:val="0"/>
        </w:rPr>
        <w:t>Image component on the right column of this section</w:t>
      </w:r>
      <w:r w:rsidRPr="468B389B">
        <w:rPr>
          <w:i w:val="0"/>
          <w:iCs w:val="0"/>
        </w:rPr>
        <w:t>. Insert an image of your choosing.</w:t>
      </w:r>
    </w:p>
    <w:p w14:paraId="67D217DE" w14:textId="7CE7DDF1" w:rsidR="6669B2B2" w:rsidRDefault="0F09D623" w:rsidP="5A21B260">
      <w:pPr>
        <w:pStyle w:val="BodyCopyNumbered"/>
        <w:rPr>
          <w:rFonts w:ascii="Segoe UI" w:eastAsia="Segoe UI" w:hAnsi="Segoe UI" w:cs="Segoe UI"/>
          <w:i w:val="0"/>
          <w:iCs w:val="0"/>
          <w:color w:val="000000" w:themeColor="text1"/>
        </w:rPr>
      </w:pPr>
      <w:r w:rsidRPr="5A21B260">
        <w:rPr>
          <w:rFonts w:ascii="Segoe UI" w:eastAsia="Segoe UI" w:hAnsi="Segoe UI" w:cs="Segoe UI"/>
          <w:i w:val="0"/>
          <w:iCs w:val="0"/>
          <w:color w:val="000000" w:themeColor="text1"/>
        </w:rPr>
        <w:t xml:space="preserve">Click </w:t>
      </w:r>
      <w:r w:rsidRPr="5A21B260">
        <w:rPr>
          <w:rFonts w:ascii="Segoe UI" w:eastAsia="Segoe UI" w:hAnsi="Segoe UI" w:cs="Segoe UI"/>
          <w:b/>
          <w:bCs/>
          <w:i w:val="0"/>
          <w:iCs w:val="0"/>
          <w:color w:val="000000" w:themeColor="text1"/>
        </w:rPr>
        <w:t xml:space="preserve">Sync </w:t>
      </w:r>
      <w:r w:rsidRPr="5A21B260">
        <w:rPr>
          <w:rFonts w:ascii="Segoe UI" w:eastAsia="Segoe UI" w:hAnsi="Segoe UI" w:cs="Segoe UI"/>
          <w:i w:val="0"/>
          <w:iCs w:val="0"/>
          <w:color w:val="000000" w:themeColor="text1"/>
        </w:rPr>
        <w:t xml:space="preserve">in the top right corner, then select </w:t>
      </w:r>
      <w:r w:rsidRPr="5A21B260">
        <w:rPr>
          <w:rFonts w:ascii="Segoe UI" w:eastAsia="Segoe UI" w:hAnsi="Segoe UI" w:cs="Segoe UI"/>
          <w:b/>
          <w:bCs/>
          <w:i w:val="0"/>
          <w:iCs w:val="0"/>
          <w:color w:val="000000" w:themeColor="text1"/>
        </w:rPr>
        <w:t>Preview &gt; Desktop</w:t>
      </w:r>
      <w:r w:rsidRPr="5A21B260">
        <w:rPr>
          <w:rFonts w:ascii="Segoe UI" w:eastAsia="Segoe UI" w:hAnsi="Segoe UI" w:cs="Segoe UI"/>
          <w:i w:val="0"/>
          <w:iCs w:val="0"/>
          <w:color w:val="000000" w:themeColor="text1"/>
        </w:rPr>
        <w:t>.</w:t>
      </w:r>
    </w:p>
    <w:p w14:paraId="071EEC54" w14:textId="5A727010" w:rsidR="6669B2B2" w:rsidRDefault="76AA8224" w:rsidP="468B389B">
      <w:pPr>
        <w:jc w:val="center"/>
      </w:pPr>
      <w:r>
        <w:rPr>
          <w:noProof/>
        </w:rPr>
        <w:drawing>
          <wp:inline distT="0" distB="0" distL="0" distR="0" wp14:anchorId="3CD022AF" wp14:editId="2593D820">
            <wp:extent cx="3867150" cy="1770486"/>
            <wp:effectExtent l="0" t="0" r="0" b="0"/>
            <wp:docPr id="2099149337" name="Picture 2099149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149337"/>
                    <pic:cNvPicPr/>
                  </pic:nvPicPr>
                  <pic:blipFill>
                    <a:blip r:embed="rId30">
                      <a:extLst>
                        <a:ext uri="{28A0092B-C50C-407E-A947-70E740481C1C}">
                          <a14:useLocalDpi xmlns:a14="http://schemas.microsoft.com/office/drawing/2010/main" val="0"/>
                        </a:ext>
                      </a:extLst>
                    </a:blip>
                    <a:srcRect b="53866"/>
                    <a:stretch>
                      <a:fillRect/>
                    </a:stretch>
                  </pic:blipFill>
                  <pic:spPr>
                    <a:xfrm>
                      <a:off x="0" y="0"/>
                      <a:ext cx="3867150" cy="1770486"/>
                    </a:xfrm>
                    <a:prstGeom prst="rect">
                      <a:avLst/>
                    </a:prstGeom>
                  </pic:spPr>
                </pic:pic>
              </a:graphicData>
            </a:graphic>
          </wp:inline>
        </w:drawing>
      </w:r>
    </w:p>
    <w:p w14:paraId="7051563C" w14:textId="50D414C4" w:rsidR="6669B2B2" w:rsidRDefault="6669B2B2" w:rsidP="468B389B">
      <w:pPr>
        <w:jc w:val="center"/>
      </w:pPr>
    </w:p>
    <w:p w14:paraId="74FEB141" w14:textId="42FB435D" w:rsidR="6669B2B2" w:rsidRDefault="6669B2B2" w:rsidP="468B389B">
      <w:pPr>
        <w:jc w:val="center"/>
      </w:pPr>
    </w:p>
    <w:p w14:paraId="126CB0B1" w14:textId="0D18A6F4" w:rsidR="6669B2B2" w:rsidRDefault="6669B2B2" w:rsidP="468B389B">
      <w:pPr>
        <w:jc w:val="center"/>
      </w:pPr>
    </w:p>
    <w:p w14:paraId="2CB4CCDC" w14:textId="29C69ABF" w:rsidR="6669B2B2" w:rsidRDefault="6669B2B2" w:rsidP="468B389B">
      <w:pPr>
        <w:jc w:val="center"/>
      </w:pPr>
    </w:p>
    <w:p w14:paraId="5994AF98" w14:textId="41F7FB6A" w:rsidR="6669B2B2" w:rsidRDefault="6669B2B2" w:rsidP="468B389B">
      <w:pPr>
        <w:jc w:val="center"/>
      </w:pPr>
    </w:p>
    <w:p w14:paraId="53B8FC27" w14:textId="7D33ECE1" w:rsidR="6669B2B2" w:rsidRDefault="6669B2B2" w:rsidP="468B389B">
      <w:pPr>
        <w:jc w:val="center"/>
      </w:pPr>
    </w:p>
    <w:p w14:paraId="4C137BBC" w14:textId="77777777" w:rsidR="00823A65" w:rsidRDefault="00823A65" w:rsidP="468B389B">
      <w:pPr>
        <w:jc w:val="center"/>
      </w:pPr>
    </w:p>
    <w:p w14:paraId="57E8B6A0" w14:textId="55709725" w:rsidR="6669B2B2" w:rsidRDefault="6669B2B2" w:rsidP="468B389B">
      <w:pPr>
        <w:jc w:val="center"/>
      </w:pPr>
      <w:r>
        <w:br/>
      </w:r>
    </w:p>
    <w:p w14:paraId="2B837106" w14:textId="58472C17" w:rsidR="00B7431D" w:rsidRPr="004C3A39" w:rsidRDefault="23AED533" w:rsidP="004C3A39">
      <w:pPr>
        <w:pStyle w:val="ListParagraph"/>
        <w:rPr>
          <w:rFonts w:eastAsia="Segoe UI"/>
        </w:rPr>
      </w:pPr>
      <w:r>
        <w:lastRenderedPageBreak/>
        <w:t>Expected result:</w:t>
      </w:r>
    </w:p>
    <w:p w14:paraId="204C9D70" w14:textId="09A03AB7" w:rsidR="6669B2B2" w:rsidRPr="004C3A39" w:rsidRDefault="336046CA" w:rsidP="468B389B">
      <w:pPr>
        <w:ind w:left="360"/>
        <w:jc w:val="center"/>
      </w:pPr>
      <w:r>
        <w:rPr>
          <w:noProof/>
        </w:rPr>
        <w:drawing>
          <wp:inline distT="0" distB="0" distL="0" distR="0" wp14:anchorId="4A410224" wp14:editId="411DA94C">
            <wp:extent cx="5782270" cy="6704082"/>
            <wp:effectExtent l="0" t="0" r="0" b="0"/>
            <wp:docPr id="722134584" name="Picture 72213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82270" cy="6704082"/>
                    </a:xfrm>
                    <a:prstGeom prst="rect">
                      <a:avLst/>
                    </a:prstGeom>
                  </pic:spPr>
                </pic:pic>
              </a:graphicData>
            </a:graphic>
          </wp:inline>
        </w:drawing>
      </w:r>
    </w:p>
    <w:p w14:paraId="35B472E1" w14:textId="30EFD0F0" w:rsidR="468B389B" w:rsidRDefault="468B389B" w:rsidP="468B389B">
      <w:pPr>
        <w:ind w:left="360"/>
        <w:jc w:val="center"/>
      </w:pPr>
    </w:p>
    <w:p w14:paraId="342738DE" w14:textId="3F92741A" w:rsidR="468B389B" w:rsidRDefault="468B389B" w:rsidP="468B389B">
      <w:pPr>
        <w:ind w:left="360"/>
        <w:jc w:val="center"/>
      </w:pPr>
    </w:p>
    <w:p w14:paraId="707CE00F" w14:textId="77777777" w:rsidR="005D28BB" w:rsidRDefault="005D28BB" w:rsidP="468B389B">
      <w:pPr>
        <w:ind w:left="360"/>
        <w:jc w:val="center"/>
      </w:pPr>
    </w:p>
    <w:p w14:paraId="58E5EBD8" w14:textId="69A75DBC" w:rsidR="00B7431D" w:rsidRPr="002667C1" w:rsidRDefault="55E629CB" w:rsidP="5E216D83">
      <w:pPr>
        <w:pStyle w:val="BodyCopyNumbered"/>
        <w:numPr>
          <w:ilvl w:val="0"/>
          <w:numId w:val="21"/>
        </w:numPr>
        <w:rPr>
          <w:i w:val="0"/>
          <w:iCs w:val="0"/>
        </w:rPr>
      </w:pPr>
      <w:r w:rsidRPr="468B389B">
        <w:rPr>
          <w:i w:val="0"/>
          <w:iCs w:val="0"/>
        </w:rPr>
        <w:lastRenderedPageBreak/>
        <w:t xml:space="preserve">Fill out the requisite fields in the form and click </w:t>
      </w:r>
      <w:r w:rsidRPr="468B389B">
        <w:rPr>
          <w:b/>
          <w:bCs/>
          <w:i w:val="0"/>
          <w:iCs w:val="0"/>
        </w:rPr>
        <w:t>Submit</w:t>
      </w:r>
      <w:r w:rsidRPr="468B389B">
        <w:rPr>
          <w:i w:val="0"/>
          <w:iCs w:val="0"/>
        </w:rPr>
        <w:t>.</w:t>
      </w:r>
      <w:r w:rsidRPr="468B389B">
        <w:rPr>
          <w:rFonts w:ascii="Calibri" w:hAnsi="Calibri" w:cs="Calibri"/>
          <w:i w:val="0"/>
          <w:iCs w:val="0"/>
          <w:sz w:val="22"/>
          <w:szCs w:val="22"/>
        </w:rPr>
        <w:t> </w:t>
      </w:r>
    </w:p>
    <w:p w14:paraId="0795A04E" w14:textId="4AE1B517" w:rsidR="00B7431D" w:rsidRDefault="7FF6245A" w:rsidP="468B389B">
      <w:pPr>
        <w:jc w:val="center"/>
      </w:pPr>
      <w:r>
        <w:rPr>
          <w:noProof/>
        </w:rPr>
        <w:drawing>
          <wp:inline distT="0" distB="0" distL="0" distR="0" wp14:anchorId="3624B497" wp14:editId="0B3645FB">
            <wp:extent cx="5753100" cy="3907314"/>
            <wp:effectExtent l="0" t="0" r="0" b="0"/>
            <wp:docPr id="905559610" name="Picture 905559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53100" cy="3907314"/>
                    </a:xfrm>
                    <a:prstGeom prst="rect">
                      <a:avLst/>
                    </a:prstGeom>
                  </pic:spPr>
                </pic:pic>
              </a:graphicData>
            </a:graphic>
          </wp:inline>
        </w:drawing>
      </w:r>
    </w:p>
    <w:p w14:paraId="123373DB" w14:textId="77777777" w:rsidR="00B7431D" w:rsidRDefault="00B7431D" w:rsidP="00B7431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5E61B40" w14:textId="63104FBE" w:rsidR="007900AA" w:rsidRDefault="55E629CB" w:rsidP="6669B2B2">
      <w:pPr>
        <w:pStyle w:val="BodyCopyNumbered"/>
        <w:rPr>
          <w:i w:val="0"/>
          <w:iCs w:val="0"/>
        </w:rPr>
      </w:pPr>
      <w:r w:rsidRPr="468B389B">
        <w:rPr>
          <w:i w:val="0"/>
          <w:iCs w:val="0"/>
        </w:rPr>
        <w:t xml:space="preserve">Navigate to </w:t>
      </w:r>
      <w:r w:rsidRPr="468B389B">
        <w:rPr>
          <w:rStyle w:val="Hyperlink"/>
          <w:i w:val="0"/>
          <w:iCs w:val="0"/>
        </w:rPr>
        <w:t>make.powerapps.com</w:t>
      </w:r>
      <w:r w:rsidRPr="468B389B">
        <w:rPr>
          <w:i w:val="0"/>
          <w:iCs w:val="0"/>
        </w:rPr>
        <w:t xml:space="preserve">, select the appropriate Dataverse environment—not default. </w:t>
      </w:r>
    </w:p>
    <w:p w14:paraId="5D2C2FEB" w14:textId="3AB6048C" w:rsidR="007900AA" w:rsidRDefault="08A63AA5" w:rsidP="5A21B260">
      <w:pPr>
        <w:pStyle w:val="BodyCopyNumbered"/>
        <w:rPr>
          <w:i w:val="0"/>
          <w:iCs w:val="0"/>
        </w:rPr>
      </w:pPr>
      <w:r w:rsidRPr="5A21B260">
        <w:rPr>
          <w:i w:val="0"/>
          <w:iCs w:val="0"/>
        </w:rPr>
        <w:t xml:space="preserve">Navigate to </w:t>
      </w:r>
      <w:r w:rsidRPr="5A21B260">
        <w:rPr>
          <w:b/>
          <w:bCs/>
          <w:i w:val="0"/>
          <w:iCs w:val="0"/>
        </w:rPr>
        <w:t>A</w:t>
      </w:r>
      <w:r w:rsidR="55E629CB" w:rsidRPr="5A21B260">
        <w:rPr>
          <w:b/>
          <w:bCs/>
          <w:i w:val="0"/>
          <w:iCs w:val="0"/>
        </w:rPr>
        <w:t>pps</w:t>
      </w:r>
      <w:r w:rsidR="19318CC9" w:rsidRPr="5A21B260">
        <w:rPr>
          <w:i w:val="0"/>
          <w:iCs w:val="0"/>
        </w:rPr>
        <w:t xml:space="preserve"> in the left navigation bar</w:t>
      </w:r>
      <w:r w:rsidR="55E629CB" w:rsidRPr="5A21B260">
        <w:rPr>
          <w:i w:val="0"/>
          <w:iCs w:val="0"/>
        </w:rPr>
        <w:t xml:space="preserve"> </w:t>
      </w:r>
      <w:r w:rsidR="2670D3CA" w:rsidRPr="5A21B260">
        <w:rPr>
          <w:i w:val="0"/>
          <w:iCs w:val="0"/>
        </w:rPr>
        <w:t xml:space="preserve">and </w:t>
      </w:r>
      <w:r w:rsidR="55E629CB" w:rsidRPr="5A21B260">
        <w:rPr>
          <w:i w:val="0"/>
          <w:iCs w:val="0"/>
        </w:rPr>
        <w:t>identify</w:t>
      </w:r>
      <w:r w:rsidR="6B899E82" w:rsidRPr="5A21B260">
        <w:rPr>
          <w:i w:val="0"/>
          <w:iCs w:val="0"/>
        </w:rPr>
        <w:t xml:space="preserve"> the</w:t>
      </w:r>
      <w:r w:rsidR="55E629CB" w:rsidRPr="5A21B260">
        <w:rPr>
          <w:i w:val="0"/>
          <w:iCs w:val="0"/>
        </w:rPr>
        <w:t xml:space="preserve"> </w:t>
      </w:r>
      <w:r w:rsidR="55E629CB" w:rsidRPr="5A21B260">
        <w:rPr>
          <w:b/>
          <w:bCs/>
          <w:i w:val="0"/>
          <w:iCs w:val="0"/>
        </w:rPr>
        <w:t>Anytown 311</w:t>
      </w:r>
      <w:r w:rsidR="55E629CB" w:rsidRPr="5A21B260">
        <w:rPr>
          <w:i w:val="0"/>
          <w:iCs w:val="0"/>
        </w:rPr>
        <w:t xml:space="preserve"> model-driven app. This was installed as a part of the managed solution and is where Anytown’s employees would be able to see submitted tickets and other data submitted from the </w:t>
      </w:r>
      <w:r w:rsidR="7A675EBF" w:rsidRPr="5A21B260">
        <w:rPr>
          <w:i w:val="0"/>
          <w:iCs w:val="0"/>
        </w:rPr>
        <w:t>site</w:t>
      </w:r>
      <w:r w:rsidR="55E629CB" w:rsidRPr="5A21B260">
        <w:rPr>
          <w:i w:val="0"/>
          <w:iCs w:val="0"/>
        </w:rPr>
        <w:t>. Click on its name to open it.</w:t>
      </w:r>
    </w:p>
    <w:p w14:paraId="792EC363" w14:textId="012B6733" w:rsidR="7A41B760" w:rsidRDefault="67DC14F7" w:rsidP="6669B2B2">
      <w:pPr>
        <w:jc w:val="center"/>
      </w:pPr>
      <w:r>
        <w:rPr>
          <w:noProof/>
        </w:rPr>
        <w:drawing>
          <wp:inline distT="0" distB="0" distL="0" distR="0" wp14:anchorId="04E6B379" wp14:editId="341E2C16">
            <wp:extent cx="6207239" cy="1387756"/>
            <wp:effectExtent l="19050" t="19050" r="19050" b="19050"/>
            <wp:docPr id="1938562617" name="Picture 193856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562617"/>
                    <pic:cNvPicPr/>
                  </pic:nvPicPr>
                  <pic:blipFill>
                    <a:blip r:embed="rId33">
                      <a:extLst>
                        <a:ext uri="{28A0092B-C50C-407E-A947-70E740481C1C}">
                          <a14:useLocalDpi xmlns:a14="http://schemas.microsoft.com/office/drawing/2010/main" val="0"/>
                        </a:ext>
                      </a:extLst>
                    </a:blip>
                    <a:stretch>
                      <a:fillRect/>
                    </a:stretch>
                  </pic:blipFill>
                  <pic:spPr>
                    <a:xfrm>
                      <a:off x="0" y="0"/>
                      <a:ext cx="6207239" cy="1387756"/>
                    </a:xfrm>
                    <a:prstGeom prst="rect">
                      <a:avLst/>
                    </a:prstGeom>
                    <a:ln>
                      <a:solidFill>
                        <a:schemeClr val="tx1"/>
                      </a:solidFill>
                    </a:ln>
                  </pic:spPr>
                </pic:pic>
              </a:graphicData>
            </a:graphic>
          </wp:inline>
        </w:drawing>
      </w:r>
    </w:p>
    <w:p w14:paraId="0FCAF959" w14:textId="37401106" w:rsidR="6669B2B2" w:rsidRDefault="6669B2B2">
      <w:r>
        <w:br w:type="page"/>
      </w:r>
    </w:p>
    <w:p w14:paraId="11A18EE5" w14:textId="006E79FC" w:rsidR="007900AA" w:rsidRPr="007900AA" w:rsidRDefault="55E629CB" w:rsidP="6669B2B2">
      <w:pPr>
        <w:pStyle w:val="BodyCopyNumbered"/>
        <w:rPr>
          <w:i w:val="0"/>
          <w:iCs w:val="0"/>
        </w:rPr>
      </w:pPr>
      <w:r w:rsidRPr="468B389B">
        <w:rPr>
          <w:rFonts w:ascii="Calibri" w:hAnsi="Calibri" w:cs="Calibri"/>
          <w:i w:val="0"/>
          <w:iCs w:val="0"/>
          <w:sz w:val="22"/>
          <w:szCs w:val="22"/>
        </w:rPr>
        <w:lastRenderedPageBreak/>
        <w:t xml:space="preserve">From the left navigation click on </w:t>
      </w:r>
      <w:r w:rsidRPr="468B389B">
        <w:rPr>
          <w:rFonts w:ascii="Calibri" w:hAnsi="Calibri" w:cs="Calibri"/>
          <w:b/>
          <w:bCs/>
          <w:i w:val="0"/>
          <w:iCs w:val="0"/>
          <w:sz w:val="22"/>
          <w:szCs w:val="22"/>
        </w:rPr>
        <w:t>Tickets:</w:t>
      </w:r>
    </w:p>
    <w:p w14:paraId="24EEE145" w14:textId="3431A4FC" w:rsidR="003F1FBF" w:rsidRPr="003F1FBF" w:rsidRDefault="55E629CB" w:rsidP="6669B2B2">
      <w:pPr>
        <w:pStyle w:val="BodyCopyNumbered"/>
        <w:numPr>
          <w:ilvl w:val="1"/>
          <w:numId w:val="20"/>
        </w:numPr>
      </w:pPr>
      <w:r w:rsidRPr="5A21B260">
        <w:rPr>
          <w:rFonts w:ascii="Calibri" w:hAnsi="Calibri" w:cs="Calibri"/>
          <w:sz w:val="22"/>
          <w:szCs w:val="22"/>
        </w:rPr>
        <w:t xml:space="preserve">Note: The submitted ticket from the </w:t>
      </w:r>
      <w:r w:rsidR="33AFDDB4" w:rsidRPr="5A21B260">
        <w:rPr>
          <w:rFonts w:ascii="Calibri" w:hAnsi="Calibri" w:cs="Calibri"/>
          <w:sz w:val="22"/>
          <w:szCs w:val="22"/>
        </w:rPr>
        <w:t>site</w:t>
      </w:r>
      <w:r w:rsidRPr="5A21B260">
        <w:rPr>
          <w:rFonts w:ascii="Calibri" w:hAnsi="Calibri" w:cs="Calibri"/>
          <w:sz w:val="22"/>
          <w:szCs w:val="22"/>
        </w:rPr>
        <w:t xml:space="preserve"> is visible in the view.</w:t>
      </w:r>
    </w:p>
    <w:p w14:paraId="39DA1045" w14:textId="61853C71" w:rsidR="19001F3A" w:rsidRDefault="244B6DF3" w:rsidP="468B389B">
      <w:pPr>
        <w:jc w:val="center"/>
      </w:pPr>
      <w:r>
        <w:rPr>
          <w:noProof/>
        </w:rPr>
        <w:drawing>
          <wp:inline distT="0" distB="0" distL="0" distR="0" wp14:anchorId="67B5B073" wp14:editId="35888960">
            <wp:extent cx="6038848" cy="2890039"/>
            <wp:effectExtent l="0" t="0" r="0" b="0"/>
            <wp:docPr id="1050456998" name="Picture 1050456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456998"/>
                    <pic:cNvPicPr/>
                  </pic:nvPicPr>
                  <pic:blipFill>
                    <a:blip r:embed="rId34">
                      <a:extLst>
                        <a:ext uri="{28A0092B-C50C-407E-A947-70E740481C1C}">
                          <a14:useLocalDpi xmlns:a14="http://schemas.microsoft.com/office/drawing/2010/main" val="0"/>
                        </a:ext>
                      </a:extLst>
                    </a:blip>
                    <a:srcRect b="23172"/>
                    <a:stretch>
                      <a:fillRect/>
                    </a:stretch>
                  </pic:blipFill>
                  <pic:spPr>
                    <a:xfrm>
                      <a:off x="0" y="0"/>
                      <a:ext cx="6038848" cy="2890039"/>
                    </a:xfrm>
                    <a:prstGeom prst="rect">
                      <a:avLst/>
                    </a:prstGeom>
                  </pic:spPr>
                </pic:pic>
              </a:graphicData>
            </a:graphic>
          </wp:inline>
        </w:drawing>
      </w:r>
    </w:p>
    <w:p w14:paraId="69CA7802" w14:textId="210E3993" w:rsidR="003F1FBF" w:rsidRDefault="55E629CB" w:rsidP="6669B2B2">
      <w:pPr>
        <w:pStyle w:val="BodyCopyNumbered"/>
        <w:rPr>
          <w:i w:val="0"/>
          <w:iCs w:val="0"/>
        </w:rPr>
      </w:pPr>
      <w:r w:rsidRPr="468B389B">
        <w:rPr>
          <w:i w:val="0"/>
          <w:iCs w:val="0"/>
        </w:rPr>
        <w:t>Click on the record’s name to view the details:</w:t>
      </w:r>
    </w:p>
    <w:p w14:paraId="20C006A9" w14:textId="6A82580E" w:rsidR="00B7431D" w:rsidRDefault="55E629CB" w:rsidP="468B389B">
      <w:pPr>
        <w:pStyle w:val="BodyCopyNumbered"/>
        <w:numPr>
          <w:ilvl w:val="1"/>
          <w:numId w:val="20"/>
        </w:numPr>
        <w:spacing w:after="0"/>
      </w:pPr>
      <w:r>
        <w:t>Note: As an internal user, you can change the ticket's status field in the top right corner.</w:t>
      </w:r>
      <w:r w:rsidR="5B4A74D7" w:rsidRPr="468B389B">
        <w:rPr>
          <w:rFonts w:ascii="Calibri" w:hAnsi="Calibri" w:cs="Calibri"/>
          <w:sz w:val="22"/>
          <w:szCs w:val="22"/>
        </w:rPr>
        <w:t> </w:t>
      </w:r>
    </w:p>
    <w:p w14:paraId="01CC4CDA" w14:textId="03DD0A85" w:rsidR="00B7431D" w:rsidRDefault="588A3F7E" w:rsidP="468B389B">
      <w:pPr>
        <w:jc w:val="center"/>
      </w:pPr>
      <w:r>
        <w:rPr>
          <w:noProof/>
        </w:rPr>
        <w:drawing>
          <wp:inline distT="0" distB="0" distL="0" distR="0" wp14:anchorId="0558FBEA" wp14:editId="4FDB0A82">
            <wp:extent cx="3747567" cy="2734276"/>
            <wp:effectExtent l="0" t="0" r="0" b="0"/>
            <wp:docPr id="491479628" name="Picture 49147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747567" cy="2734276"/>
                    </a:xfrm>
                    <a:prstGeom prst="rect">
                      <a:avLst/>
                    </a:prstGeom>
                  </pic:spPr>
                </pic:pic>
              </a:graphicData>
            </a:graphic>
          </wp:inline>
        </w:drawing>
      </w:r>
    </w:p>
    <w:p w14:paraId="77A96CF9" w14:textId="5A4C7456" w:rsidR="7968B4AC" w:rsidRDefault="7968B4AC" w:rsidP="6669B2B2">
      <w:pPr>
        <w:pStyle w:val="NormalWeb"/>
        <w:spacing w:before="0" w:beforeAutospacing="0" w:after="0" w:afterAutospacing="0"/>
        <w:rPr>
          <w:rFonts w:ascii="Calibri" w:hAnsi="Calibri" w:cs="Calibri"/>
          <w:sz w:val="22"/>
          <w:szCs w:val="22"/>
        </w:rPr>
      </w:pPr>
    </w:p>
    <w:p w14:paraId="5A1C6FE3" w14:textId="77777777" w:rsidR="00EE0AF7" w:rsidRDefault="00EE0AF7">
      <w:pPr>
        <w:spacing w:after="0"/>
        <w:rPr>
          <w:rFonts w:eastAsia="Segoe UI"/>
          <w:u w:val="single"/>
        </w:rPr>
      </w:pPr>
      <w:r>
        <w:rPr>
          <w:rFonts w:eastAsia="Segoe UI"/>
          <w:u w:val="single"/>
        </w:rPr>
        <w:br w:type="page"/>
      </w:r>
    </w:p>
    <w:p w14:paraId="3CE607EB" w14:textId="40923917" w:rsidR="480F8B4E" w:rsidRDefault="480F8B4E" w:rsidP="468B389B">
      <w:pPr>
        <w:pStyle w:val="Heading2"/>
      </w:pPr>
      <w:bookmarkStart w:id="23" w:name="_Toc68362979"/>
      <w:bookmarkStart w:id="24" w:name="_Toc119062148"/>
      <w:r>
        <w:lastRenderedPageBreak/>
        <w:t xml:space="preserve">Part </w:t>
      </w:r>
      <w:r w:rsidR="523B1675">
        <w:t>2</w:t>
      </w:r>
      <w:r>
        <w:t xml:space="preserve">: </w:t>
      </w:r>
      <w:bookmarkEnd w:id="23"/>
      <w:r>
        <w:t>Lists</w:t>
      </w:r>
      <w:r w:rsidR="1B096CB3">
        <w:t xml:space="preserve"> and Security</w:t>
      </w:r>
      <w:bookmarkEnd w:id="24"/>
    </w:p>
    <w:p w14:paraId="658EB48A" w14:textId="2508E1AC" w:rsidR="008E5CA7" w:rsidRPr="007F2A38" w:rsidRDefault="55E629CB" w:rsidP="5A21B260">
      <w:pPr>
        <w:pStyle w:val="BodyCopyNumbered"/>
        <w:numPr>
          <w:ilvl w:val="0"/>
          <w:numId w:val="7"/>
        </w:numPr>
        <w:rPr>
          <w:rFonts w:ascii="Segoe UI" w:eastAsia="Segoe UI" w:hAnsi="Segoe UI" w:cs="Segoe UI"/>
          <w:i w:val="0"/>
          <w:iCs w:val="0"/>
          <w:color w:val="000000" w:themeColor="text1"/>
        </w:rPr>
      </w:pPr>
      <w:r w:rsidRPr="5A21B260">
        <w:rPr>
          <w:rStyle w:val="normaltextrun"/>
          <w:rFonts w:ascii="Segoe UI" w:eastAsia="Segoe UI" w:hAnsi="Segoe UI" w:cs="Segoe UI"/>
          <w:i w:val="0"/>
          <w:iCs w:val="0"/>
          <w:color w:val="000000" w:themeColor="text1"/>
        </w:rPr>
        <w:t xml:space="preserve">While still in the </w:t>
      </w:r>
      <w:r w:rsidRPr="5A21B260">
        <w:rPr>
          <w:b/>
          <w:bCs/>
          <w:i w:val="0"/>
          <w:iCs w:val="0"/>
        </w:rPr>
        <w:t>Anytown 311</w:t>
      </w:r>
      <w:r w:rsidRPr="5A21B260">
        <w:rPr>
          <w:i w:val="0"/>
          <w:iCs w:val="0"/>
        </w:rPr>
        <w:t xml:space="preserve"> model-driven app, navigate to and select the Jobs </w:t>
      </w:r>
      <w:r w:rsidR="0010438A" w:rsidRPr="5A21B260">
        <w:rPr>
          <w:i w:val="0"/>
          <w:iCs w:val="0"/>
        </w:rPr>
        <w:t>tab</w:t>
      </w:r>
      <w:r w:rsidRPr="5A21B260">
        <w:rPr>
          <w:i w:val="0"/>
          <w:iCs w:val="0"/>
        </w:rPr>
        <w:t xml:space="preserve"> from the </w:t>
      </w:r>
      <w:r w:rsidR="0010438A" w:rsidRPr="5A21B260">
        <w:rPr>
          <w:i w:val="0"/>
          <w:iCs w:val="0"/>
        </w:rPr>
        <w:t>lef</w:t>
      </w:r>
      <w:r w:rsidRPr="5A21B260">
        <w:rPr>
          <w:i w:val="0"/>
          <w:iCs w:val="0"/>
        </w:rPr>
        <w:t xml:space="preserve">thand </w:t>
      </w:r>
      <w:commentRangeStart w:id="25"/>
      <w:r w:rsidRPr="5A21B260">
        <w:rPr>
          <w:i w:val="0"/>
          <w:iCs w:val="0"/>
        </w:rPr>
        <w:t>navigation</w:t>
      </w:r>
      <w:commentRangeEnd w:id="25"/>
      <w:r>
        <w:rPr>
          <w:rStyle w:val="CommentReference"/>
        </w:rPr>
        <w:commentReference w:id="25"/>
      </w:r>
      <w:r w:rsidRPr="5A21B260">
        <w:rPr>
          <w:i w:val="0"/>
          <w:iCs w:val="0"/>
        </w:rPr>
        <w:t xml:space="preserve">. </w:t>
      </w:r>
    </w:p>
    <w:p w14:paraId="64D66B27" w14:textId="49DCD2A2" w:rsidR="007F2A38" w:rsidRPr="008E5CA7" w:rsidRDefault="55E629CB" w:rsidP="5A21B260">
      <w:pPr>
        <w:pStyle w:val="BodyCopyNumbered"/>
        <w:numPr>
          <w:ilvl w:val="0"/>
          <w:numId w:val="7"/>
        </w:numPr>
        <w:rPr>
          <w:rStyle w:val="normaltextrun"/>
          <w:rFonts w:ascii="Segoe UI" w:eastAsia="Segoe UI" w:hAnsi="Segoe UI" w:cs="Segoe UI"/>
          <w:i w:val="0"/>
          <w:iCs w:val="0"/>
          <w:color w:val="000000" w:themeColor="text1"/>
        </w:rPr>
      </w:pPr>
      <w:r w:rsidRPr="5A21B260">
        <w:rPr>
          <w:i w:val="0"/>
          <w:iCs w:val="0"/>
        </w:rPr>
        <w:t xml:space="preserve">Select the </w:t>
      </w:r>
      <w:r w:rsidRPr="5A21B260">
        <w:rPr>
          <w:b/>
          <w:bCs/>
          <w:i w:val="0"/>
          <w:iCs w:val="0"/>
        </w:rPr>
        <w:t xml:space="preserve">+New </w:t>
      </w:r>
      <w:r w:rsidRPr="5A21B260">
        <w:rPr>
          <w:i w:val="0"/>
          <w:iCs w:val="0"/>
        </w:rPr>
        <w:t xml:space="preserve">button </w:t>
      </w:r>
      <w:r w:rsidR="6B5ADB38" w:rsidRPr="5A21B260">
        <w:rPr>
          <w:i w:val="0"/>
          <w:iCs w:val="0"/>
        </w:rPr>
        <w:t xml:space="preserve">in the ribbon bar </w:t>
      </w:r>
      <w:r w:rsidRPr="5A21B260">
        <w:rPr>
          <w:i w:val="0"/>
          <w:iCs w:val="0"/>
        </w:rPr>
        <w:t>and complete the form to create a new job. Feel free to add a few!</w:t>
      </w:r>
    </w:p>
    <w:p w14:paraId="04291E4F" w14:textId="6A345C2A" w:rsidR="00EE0AF7" w:rsidRDefault="55E629CB" w:rsidP="5A21B260">
      <w:pPr>
        <w:pStyle w:val="BodyCopyNumbered"/>
        <w:numPr>
          <w:ilvl w:val="0"/>
          <w:numId w:val="7"/>
        </w:numPr>
        <w:rPr>
          <w:rFonts w:ascii="Segoe UI" w:eastAsia="Segoe UI" w:hAnsi="Segoe UI" w:cs="Segoe UI"/>
          <w:i w:val="0"/>
          <w:iCs w:val="0"/>
          <w:color w:val="000000" w:themeColor="text1"/>
        </w:rPr>
      </w:pPr>
      <w:r w:rsidRPr="5A21B260">
        <w:rPr>
          <w:rStyle w:val="normaltextrun"/>
          <w:rFonts w:ascii="Segoe UI" w:eastAsia="Segoe UI" w:hAnsi="Segoe UI" w:cs="Segoe UI"/>
          <w:i w:val="0"/>
          <w:iCs w:val="0"/>
          <w:color w:val="000000" w:themeColor="text1"/>
        </w:rPr>
        <w:t xml:space="preserve">Navigate to </w:t>
      </w:r>
      <w:hyperlink r:id="rId36">
        <w:r w:rsidRPr="5A21B260">
          <w:rPr>
            <w:rStyle w:val="Hyperlink"/>
            <w:rFonts w:ascii="Segoe UI" w:eastAsia="Segoe UI" w:hAnsi="Segoe UI" w:cs="Segoe UI"/>
            <w:i w:val="0"/>
            <w:iCs w:val="0"/>
          </w:rPr>
          <w:t>https://make.p</w:t>
        </w:r>
        <w:r w:rsidR="0A1148A5" w:rsidRPr="5A21B260">
          <w:rPr>
            <w:rStyle w:val="Hyperlink"/>
            <w:rFonts w:ascii="Segoe UI" w:eastAsia="Segoe UI" w:hAnsi="Segoe UI" w:cs="Segoe UI"/>
            <w:i w:val="0"/>
            <w:iCs w:val="0"/>
          </w:rPr>
          <w:t>owerpages.microsoft.com</w:t>
        </w:r>
      </w:hyperlink>
      <w:r w:rsidR="0A1148A5" w:rsidRPr="5A21B260">
        <w:rPr>
          <w:rFonts w:ascii="Segoe UI" w:eastAsia="Segoe UI" w:hAnsi="Segoe UI" w:cs="Segoe UI"/>
          <w:i w:val="0"/>
          <w:iCs w:val="0"/>
        </w:rPr>
        <w:t xml:space="preserve">. </w:t>
      </w:r>
      <w:r w:rsidRPr="5A21B260">
        <w:rPr>
          <w:rFonts w:ascii="Segoe UI" w:eastAsia="Segoe UI" w:hAnsi="Segoe UI" w:cs="Segoe UI"/>
          <w:i w:val="0"/>
          <w:iCs w:val="0"/>
          <w:color w:val="000000" w:themeColor="text1"/>
        </w:rPr>
        <w:t>Ensure that you are not in the default environment.</w:t>
      </w:r>
    </w:p>
    <w:p w14:paraId="67ED13A4" w14:textId="0C5DAFD5" w:rsidR="7B84C48C" w:rsidRDefault="7B84C48C" w:rsidP="5A21B260">
      <w:pPr>
        <w:pStyle w:val="BodyCopyNumbered"/>
        <w:numPr>
          <w:ilvl w:val="0"/>
          <w:numId w:val="7"/>
        </w:numPr>
        <w:rPr>
          <w:rFonts w:eastAsiaTheme="minorEastAsia" w:cstheme="minorBidi"/>
          <w:i w:val="0"/>
          <w:iCs w:val="0"/>
          <w:color w:val="000000" w:themeColor="text1"/>
        </w:rPr>
      </w:pPr>
      <w:r w:rsidRPr="5A21B260">
        <w:rPr>
          <w:rFonts w:ascii="Segoe UI" w:eastAsia="Segoe UI" w:hAnsi="Segoe UI" w:cs="Segoe UI"/>
          <w:i w:val="0"/>
          <w:iCs w:val="0"/>
          <w:color w:val="000000" w:themeColor="text1"/>
        </w:rPr>
        <w:t xml:space="preserve">Click </w:t>
      </w:r>
      <w:r w:rsidRPr="5A21B260">
        <w:rPr>
          <w:rFonts w:ascii="Segoe UI" w:eastAsia="Segoe UI" w:hAnsi="Segoe UI" w:cs="Segoe UI"/>
          <w:b/>
          <w:bCs/>
          <w:i w:val="0"/>
          <w:iCs w:val="0"/>
          <w:color w:val="000000" w:themeColor="text1"/>
        </w:rPr>
        <w:t>Sync</w:t>
      </w:r>
      <w:r w:rsidRPr="5A21B260">
        <w:rPr>
          <w:rFonts w:ascii="Segoe UI" w:eastAsia="Segoe UI" w:hAnsi="Segoe UI" w:cs="Segoe UI"/>
          <w:i w:val="0"/>
          <w:iCs w:val="0"/>
          <w:color w:val="000000" w:themeColor="text1"/>
        </w:rPr>
        <w:t xml:space="preserve"> in the upper right corner.</w:t>
      </w:r>
    </w:p>
    <w:p w14:paraId="51230164" w14:textId="7DB79869" w:rsidR="00EE0AF7" w:rsidRDefault="7B84C48C" w:rsidP="5A21B260">
      <w:pPr>
        <w:pStyle w:val="BodyCopyNumbered"/>
        <w:numPr>
          <w:ilvl w:val="0"/>
          <w:numId w:val="7"/>
        </w:numPr>
        <w:rPr>
          <w:rFonts w:ascii="Segoe UI" w:eastAsia="Segoe UI" w:hAnsi="Segoe UI" w:cs="Segoe UI"/>
          <w:i w:val="0"/>
          <w:iCs w:val="0"/>
          <w:color w:val="000000" w:themeColor="text1"/>
        </w:rPr>
      </w:pPr>
      <w:r w:rsidRPr="5A21B260">
        <w:rPr>
          <w:rFonts w:ascii="Segoe UI" w:eastAsia="Segoe UI" w:hAnsi="Segoe UI" w:cs="Segoe UI"/>
          <w:i w:val="0"/>
          <w:iCs w:val="0"/>
          <w:color w:val="000000" w:themeColor="text1"/>
        </w:rPr>
        <w:t xml:space="preserve">Click </w:t>
      </w:r>
      <w:r w:rsidRPr="5A21B260">
        <w:rPr>
          <w:rFonts w:ascii="Segoe UI" w:eastAsia="Segoe UI" w:hAnsi="Segoe UI" w:cs="Segoe UI"/>
          <w:b/>
          <w:bCs/>
          <w:i w:val="0"/>
          <w:iCs w:val="0"/>
          <w:color w:val="000000" w:themeColor="text1"/>
        </w:rPr>
        <w:t>+ Page &gt; Standard Layouts &gt; Page</w:t>
      </w:r>
      <w:r w:rsidR="530B4022" w:rsidRPr="5A21B260">
        <w:rPr>
          <w:rFonts w:ascii="Segoe UI" w:eastAsia="Segoe UI" w:hAnsi="Segoe UI" w:cs="Segoe UI"/>
          <w:b/>
          <w:bCs/>
          <w:i w:val="0"/>
          <w:iCs w:val="0"/>
          <w:color w:val="000000" w:themeColor="text1"/>
        </w:rPr>
        <w:t>.</w:t>
      </w:r>
    </w:p>
    <w:p w14:paraId="3C8E8914" w14:textId="59B0D747" w:rsidR="00EE0AF7" w:rsidRDefault="7B84C48C" w:rsidP="5A21B260">
      <w:pPr>
        <w:pStyle w:val="BodyCopyNumbered"/>
        <w:numPr>
          <w:ilvl w:val="0"/>
          <w:numId w:val="7"/>
        </w:numPr>
        <w:rPr>
          <w:rFonts w:ascii="Calibri" w:eastAsia="Calibri" w:hAnsi="Calibri" w:cs="Calibri"/>
          <w:i w:val="0"/>
          <w:iCs w:val="0"/>
          <w:color w:val="000000" w:themeColor="text1"/>
          <w:sz w:val="22"/>
          <w:szCs w:val="22"/>
        </w:rPr>
      </w:pPr>
      <w:r w:rsidRPr="5A21B260">
        <w:rPr>
          <w:rFonts w:ascii="Segoe UI" w:eastAsia="Segoe UI" w:hAnsi="Segoe UI" w:cs="Segoe UI"/>
          <w:i w:val="0"/>
          <w:iCs w:val="0"/>
          <w:color w:val="000000" w:themeColor="text1"/>
        </w:rPr>
        <w:t xml:space="preserve">Set the page name as </w:t>
      </w:r>
      <w:r w:rsidRPr="5A21B260">
        <w:rPr>
          <w:rFonts w:ascii="Segoe UI" w:eastAsia="Segoe UI" w:hAnsi="Segoe UI" w:cs="Segoe UI"/>
          <w:b/>
          <w:bCs/>
          <w:i w:val="0"/>
          <w:iCs w:val="0"/>
          <w:color w:val="000000" w:themeColor="text1"/>
        </w:rPr>
        <w:t xml:space="preserve">Open Positions </w:t>
      </w:r>
      <w:r w:rsidRPr="5A21B260">
        <w:rPr>
          <w:rFonts w:ascii="Segoe UI" w:eastAsia="Segoe UI" w:hAnsi="Segoe UI" w:cs="Segoe UI"/>
          <w:i w:val="0"/>
          <w:iCs w:val="0"/>
          <w:color w:val="000000" w:themeColor="text1"/>
        </w:rPr>
        <w:t>and click</w:t>
      </w:r>
      <w:r w:rsidRPr="5A21B260">
        <w:rPr>
          <w:rFonts w:ascii="Segoe UI" w:eastAsia="Segoe UI" w:hAnsi="Segoe UI" w:cs="Segoe UI"/>
          <w:b/>
          <w:bCs/>
          <w:i w:val="0"/>
          <w:iCs w:val="0"/>
          <w:color w:val="000000" w:themeColor="text1"/>
        </w:rPr>
        <w:t xml:space="preserve"> Add.</w:t>
      </w:r>
    </w:p>
    <w:p w14:paraId="432D8D9F" w14:textId="07C65D9D" w:rsidR="00EE0AF7" w:rsidRDefault="55E629CB" w:rsidP="17139671">
      <w:pPr>
        <w:pStyle w:val="BodyCopyNumbered"/>
        <w:numPr>
          <w:ilvl w:val="0"/>
          <w:numId w:val="7"/>
        </w:numPr>
        <w:rPr>
          <w:i w:val="0"/>
          <w:iCs w:val="0"/>
        </w:rPr>
      </w:pPr>
      <w:r w:rsidRPr="17139671">
        <w:rPr>
          <w:i w:val="0"/>
          <w:iCs w:val="0"/>
        </w:rPr>
        <w:t xml:space="preserve">Modify the sample text on the page to "Thank you for your interest in working with us at Anytown! Vacant positions </w:t>
      </w:r>
      <w:r w:rsidR="05440479" w:rsidRPr="17139671">
        <w:rPr>
          <w:i w:val="0"/>
          <w:iCs w:val="0"/>
        </w:rPr>
        <w:t>within</w:t>
      </w:r>
      <w:r w:rsidRPr="17139671">
        <w:rPr>
          <w:i w:val="0"/>
          <w:iCs w:val="0"/>
        </w:rPr>
        <w:t xml:space="preserve"> the city are listed below".</w:t>
      </w:r>
      <w:r w:rsidR="7A22DF65" w:rsidRPr="17139671">
        <w:rPr>
          <w:i w:val="0"/>
          <w:iCs w:val="0"/>
        </w:rPr>
        <w:t xml:space="preserve"> Center both texts in this section.</w:t>
      </w:r>
    </w:p>
    <w:p w14:paraId="459EDFEF" w14:textId="4708F95E" w:rsidR="00EE0AF7" w:rsidRDefault="6492FB4E" w:rsidP="52B2E421">
      <w:pPr>
        <w:jc w:val="center"/>
      </w:pPr>
      <w:del w:id="26" w:author="Bernardo Casasole" w:date="2022-10-28T14:12:00Z">
        <w:r>
          <w:rPr>
            <w:noProof/>
          </w:rPr>
          <w:drawing>
            <wp:inline distT="0" distB="0" distL="0" distR="0" wp14:anchorId="54404FF8" wp14:editId="1FA0B070">
              <wp:extent cx="6086475" cy="1432858"/>
              <wp:effectExtent l="0" t="0" r="0" b="0"/>
              <wp:docPr id="822564269" name="Picture 822564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564269"/>
                      <pic:cNvPicPr/>
                    </pic:nvPicPr>
                    <pic:blipFill>
                      <a:blip r:embed="rId37">
                        <a:extLst>
                          <a:ext uri="{28A0092B-C50C-407E-A947-70E740481C1C}">
                            <a14:useLocalDpi xmlns:a14="http://schemas.microsoft.com/office/drawing/2010/main" val="0"/>
                          </a:ext>
                        </a:extLst>
                      </a:blip>
                      <a:stretch>
                        <a:fillRect/>
                      </a:stretch>
                    </pic:blipFill>
                    <pic:spPr>
                      <a:xfrm>
                        <a:off x="0" y="0"/>
                        <a:ext cx="6086475" cy="1432858"/>
                      </a:xfrm>
                      <a:prstGeom prst="rect">
                        <a:avLst/>
                      </a:prstGeom>
                    </pic:spPr>
                  </pic:pic>
                </a:graphicData>
              </a:graphic>
            </wp:inline>
          </w:drawing>
        </w:r>
      </w:del>
    </w:p>
    <w:p w14:paraId="4107E236" w14:textId="336B6B9C" w:rsidR="6195C4C4" w:rsidRDefault="6195C4C4" w:rsidP="5A21B260">
      <w:pPr>
        <w:pStyle w:val="BodyCopyNumbered"/>
        <w:numPr>
          <w:ilvl w:val="0"/>
          <w:numId w:val="7"/>
        </w:numPr>
        <w:rPr>
          <w:rFonts w:ascii="Segoe UI" w:eastAsia="Segoe UI" w:hAnsi="Segoe UI" w:cs="Segoe UI"/>
          <w:i w:val="0"/>
          <w:iCs w:val="0"/>
          <w:color w:val="000000" w:themeColor="text1"/>
        </w:rPr>
      </w:pPr>
      <w:r w:rsidRPr="5A21B260">
        <w:rPr>
          <w:rFonts w:ascii="Calibri" w:eastAsia="Calibri" w:hAnsi="Calibri" w:cs="Calibri"/>
          <w:i w:val="0"/>
          <w:iCs w:val="0"/>
          <w:color w:val="000000" w:themeColor="text1"/>
          <w:sz w:val="22"/>
          <w:szCs w:val="22"/>
        </w:rPr>
        <w:t> </w:t>
      </w:r>
      <w:r w:rsidRPr="5A21B260">
        <w:rPr>
          <w:rFonts w:ascii="Segoe UI" w:eastAsia="Segoe UI" w:hAnsi="Segoe UI" w:cs="Segoe UI"/>
          <w:i w:val="0"/>
          <w:iCs w:val="0"/>
          <w:color w:val="000000" w:themeColor="text1"/>
        </w:rPr>
        <w:t>Hover your mouse over the dotted lines between the first and second sections. A circular button with a “+” will appear. Click on this button.</w:t>
      </w:r>
    </w:p>
    <w:p w14:paraId="1E93BA5B" w14:textId="0007A56E" w:rsidR="6195C4C4" w:rsidRDefault="6195C4C4" w:rsidP="5A21B260">
      <w:pPr>
        <w:pStyle w:val="BodyCopyNumbered"/>
        <w:numPr>
          <w:ilvl w:val="0"/>
          <w:numId w:val="7"/>
        </w:numPr>
        <w:spacing w:after="0"/>
        <w:rPr>
          <w:rFonts w:ascii="Segoe UI" w:eastAsia="Segoe UI" w:hAnsi="Segoe UI" w:cs="Segoe UI"/>
          <w:i w:val="0"/>
          <w:iCs w:val="0"/>
          <w:color w:val="000000" w:themeColor="text1"/>
        </w:rPr>
      </w:pPr>
      <w:r w:rsidRPr="5A21B260">
        <w:rPr>
          <w:rFonts w:ascii="Segoe UI" w:eastAsia="Segoe UI" w:hAnsi="Segoe UI" w:cs="Segoe UI"/>
          <w:i w:val="0"/>
          <w:iCs w:val="0"/>
          <w:color w:val="000000" w:themeColor="text1"/>
        </w:rPr>
        <w:t xml:space="preserve">Section layout options will appear. Select </w:t>
      </w:r>
      <w:r w:rsidRPr="5A21B260">
        <w:rPr>
          <w:rFonts w:ascii="Segoe UI" w:eastAsia="Segoe UI" w:hAnsi="Segoe UI" w:cs="Segoe UI"/>
          <w:b/>
          <w:bCs/>
          <w:i w:val="0"/>
          <w:iCs w:val="0"/>
          <w:color w:val="000000" w:themeColor="text1"/>
        </w:rPr>
        <w:t>1 Column</w:t>
      </w:r>
      <w:r w:rsidRPr="5A21B260">
        <w:rPr>
          <w:rFonts w:ascii="Segoe UI" w:eastAsia="Segoe UI" w:hAnsi="Segoe UI" w:cs="Segoe UI"/>
          <w:i w:val="0"/>
          <w:iCs w:val="0"/>
          <w:color w:val="000000" w:themeColor="text1"/>
        </w:rPr>
        <w:t>.</w:t>
      </w:r>
    </w:p>
    <w:p w14:paraId="16468B38" w14:textId="2A922B8D" w:rsidR="6287B023" w:rsidRDefault="4E165207" w:rsidP="468B389B">
      <w:pPr>
        <w:jc w:val="center"/>
      </w:pPr>
      <w:r>
        <w:rPr>
          <w:noProof/>
        </w:rPr>
        <w:drawing>
          <wp:inline distT="0" distB="0" distL="0" distR="0" wp14:anchorId="125A681B" wp14:editId="382770C7">
            <wp:extent cx="3155661" cy="2182684"/>
            <wp:effectExtent l="0" t="0" r="0" b="0"/>
            <wp:docPr id="583984317" name="Picture 58398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984317"/>
                    <pic:cNvPicPr/>
                  </pic:nvPicPr>
                  <pic:blipFill>
                    <a:blip r:embed="rId38">
                      <a:extLst>
                        <a:ext uri="{28A0092B-C50C-407E-A947-70E740481C1C}">
                          <a14:useLocalDpi xmlns:a14="http://schemas.microsoft.com/office/drawing/2010/main" val="0"/>
                        </a:ext>
                      </a:extLst>
                    </a:blip>
                    <a:srcRect l="14816" t="15988" r="11750" b="14946"/>
                    <a:stretch>
                      <a:fillRect/>
                    </a:stretch>
                  </pic:blipFill>
                  <pic:spPr>
                    <a:xfrm>
                      <a:off x="0" y="0"/>
                      <a:ext cx="3155661" cy="2182684"/>
                    </a:xfrm>
                    <a:prstGeom prst="rect">
                      <a:avLst/>
                    </a:prstGeom>
                  </pic:spPr>
                </pic:pic>
              </a:graphicData>
            </a:graphic>
          </wp:inline>
        </w:drawing>
      </w:r>
    </w:p>
    <w:p w14:paraId="449D9AD0" w14:textId="6D48E830" w:rsidR="00A31D96" w:rsidRDefault="00A31D96" w:rsidP="468B389B">
      <w:pPr>
        <w:jc w:val="center"/>
      </w:pPr>
    </w:p>
    <w:p w14:paraId="21007658" w14:textId="77777777" w:rsidR="00A31D96" w:rsidRDefault="00A31D96" w:rsidP="468B389B">
      <w:pPr>
        <w:jc w:val="center"/>
      </w:pPr>
    </w:p>
    <w:p w14:paraId="7C63B4AB" w14:textId="28B3AEE7" w:rsidR="00EE0AF7" w:rsidRDefault="7F3405CD" w:rsidP="5A21B260">
      <w:pPr>
        <w:pStyle w:val="BodyCopyNumbered"/>
        <w:numPr>
          <w:ilvl w:val="0"/>
          <w:numId w:val="7"/>
        </w:numPr>
        <w:rPr>
          <w:i w:val="0"/>
          <w:iCs w:val="0"/>
        </w:rPr>
      </w:pPr>
      <w:r w:rsidRPr="5A21B260">
        <w:rPr>
          <w:i w:val="0"/>
          <w:iCs w:val="0"/>
        </w:rPr>
        <w:lastRenderedPageBreak/>
        <w:t xml:space="preserve">Select the third section, the one below your newly added section. In the options bar, select the ellipses </w:t>
      </w:r>
      <w:r w:rsidRPr="5A21B260">
        <w:rPr>
          <w:b/>
          <w:bCs/>
          <w:i w:val="0"/>
          <w:iCs w:val="0"/>
        </w:rPr>
        <w:t>(…)</w:t>
      </w:r>
      <w:r w:rsidRPr="5A21B260">
        <w:rPr>
          <w:i w:val="0"/>
          <w:iCs w:val="0"/>
        </w:rPr>
        <w:t xml:space="preserve"> and click </w:t>
      </w:r>
      <w:r w:rsidRPr="5A21B260">
        <w:rPr>
          <w:b/>
          <w:bCs/>
          <w:i w:val="0"/>
          <w:iCs w:val="0"/>
        </w:rPr>
        <w:t>Delete</w:t>
      </w:r>
      <w:r w:rsidRPr="5A21B260">
        <w:rPr>
          <w:i w:val="0"/>
          <w:iCs w:val="0"/>
        </w:rPr>
        <w:t xml:space="preserve"> to remove this extra section.</w:t>
      </w:r>
    </w:p>
    <w:p w14:paraId="2387E4A7" w14:textId="5BB28D50" w:rsidR="00EE0AF7" w:rsidRDefault="1BCE6335" w:rsidP="468B389B">
      <w:pPr>
        <w:jc w:val="center"/>
      </w:pPr>
      <w:r>
        <w:rPr>
          <w:noProof/>
        </w:rPr>
        <w:drawing>
          <wp:inline distT="0" distB="0" distL="0" distR="0" wp14:anchorId="1C4D41CE" wp14:editId="30FB33E3">
            <wp:extent cx="3695700" cy="2633186"/>
            <wp:effectExtent l="0" t="0" r="0" b="0"/>
            <wp:docPr id="189065071" name="Picture 189065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695700" cy="2633186"/>
                    </a:xfrm>
                    <a:prstGeom prst="rect">
                      <a:avLst/>
                    </a:prstGeom>
                  </pic:spPr>
                </pic:pic>
              </a:graphicData>
            </a:graphic>
          </wp:inline>
        </w:drawing>
      </w:r>
    </w:p>
    <w:p w14:paraId="79D62A8F" w14:textId="0EDA0F00" w:rsidR="00EE0AF7" w:rsidRDefault="1BCE6335" w:rsidP="5A21B260">
      <w:pPr>
        <w:pStyle w:val="BodyCopyNumbered"/>
        <w:numPr>
          <w:ilvl w:val="0"/>
          <w:numId w:val="7"/>
        </w:numPr>
        <w:rPr>
          <w:i w:val="0"/>
          <w:iCs w:val="0"/>
        </w:rPr>
      </w:pPr>
      <w:r w:rsidRPr="5A21B260">
        <w:rPr>
          <w:i w:val="0"/>
          <w:iCs w:val="0"/>
        </w:rPr>
        <w:t>In the newly added</w:t>
      </w:r>
      <w:r w:rsidR="55E629CB" w:rsidRPr="5A21B260">
        <w:rPr>
          <w:i w:val="0"/>
          <w:iCs w:val="0"/>
        </w:rPr>
        <w:t xml:space="preserve"> section, select</w:t>
      </w:r>
      <w:r w:rsidR="43ABBE49" w:rsidRPr="5A21B260">
        <w:rPr>
          <w:i w:val="0"/>
          <w:iCs w:val="0"/>
        </w:rPr>
        <w:t xml:space="preserve"> the</w:t>
      </w:r>
      <w:r w:rsidR="43ABBE49" w:rsidRPr="5A21B260">
        <w:rPr>
          <w:b/>
          <w:bCs/>
          <w:i w:val="0"/>
          <w:iCs w:val="0"/>
        </w:rPr>
        <w:t xml:space="preserve"> List</w:t>
      </w:r>
      <w:r w:rsidR="43ABBE49" w:rsidRPr="5A21B260">
        <w:rPr>
          <w:i w:val="0"/>
          <w:iCs w:val="0"/>
        </w:rPr>
        <w:t xml:space="preserve"> component.</w:t>
      </w:r>
    </w:p>
    <w:p w14:paraId="4451E3A5" w14:textId="54089BE3" w:rsidR="00EE0AF7" w:rsidRDefault="43ABBE49" w:rsidP="468B389B">
      <w:pPr>
        <w:spacing w:after="0"/>
        <w:jc w:val="center"/>
      </w:pPr>
      <w:r>
        <w:rPr>
          <w:noProof/>
        </w:rPr>
        <w:drawing>
          <wp:inline distT="0" distB="0" distL="0" distR="0" wp14:anchorId="00CCC7E2" wp14:editId="4C686A46">
            <wp:extent cx="5572125" cy="1207294"/>
            <wp:effectExtent l="0" t="0" r="0" b="0"/>
            <wp:docPr id="1983639605" name="Picture 1983639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572125" cy="1207294"/>
                    </a:xfrm>
                    <a:prstGeom prst="rect">
                      <a:avLst/>
                    </a:prstGeom>
                  </pic:spPr>
                </pic:pic>
              </a:graphicData>
            </a:graphic>
          </wp:inline>
        </w:drawing>
      </w:r>
    </w:p>
    <w:p w14:paraId="68BC2F8E" w14:textId="03692321" w:rsidR="000D28A5" w:rsidRPr="00F436E7" w:rsidRDefault="43ABBE49" w:rsidP="5A21B260">
      <w:pPr>
        <w:pStyle w:val="BodyCopyNumbered"/>
        <w:numPr>
          <w:ilvl w:val="0"/>
          <w:numId w:val="7"/>
        </w:numPr>
        <w:spacing w:line="259" w:lineRule="auto"/>
        <w:rPr>
          <w:i w:val="0"/>
          <w:iCs w:val="0"/>
        </w:rPr>
      </w:pPr>
      <w:r w:rsidRPr="5A21B260">
        <w:rPr>
          <w:i w:val="0"/>
          <w:iCs w:val="0"/>
        </w:rPr>
        <w:t xml:space="preserve">Enter the following information: </w:t>
      </w:r>
    </w:p>
    <w:p w14:paraId="71953217" w14:textId="51B5AE50" w:rsidR="000D28A5" w:rsidRPr="00F436E7" w:rsidRDefault="43ABBE49" w:rsidP="5A21B260">
      <w:pPr>
        <w:pStyle w:val="BodyCopyNumbered"/>
        <w:numPr>
          <w:ilvl w:val="1"/>
          <w:numId w:val="7"/>
        </w:numPr>
        <w:rPr>
          <w:i w:val="0"/>
          <w:iCs w:val="0"/>
        </w:rPr>
      </w:pPr>
      <w:r w:rsidRPr="5A21B260">
        <w:rPr>
          <w:i w:val="0"/>
          <w:iCs w:val="0"/>
        </w:rPr>
        <w:t>Choose a table: Job (ce_job)</w:t>
      </w:r>
    </w:p>
    <w:p w14:paraId="3EA958C0" w14:textId="3E780CFD" w:rsidR="000D28A5" w:rsidRPr="00F436E7" w:rsidRDefault="43ABBE49" w:rsidP="5A21B260">
      <w:pPr>
        <w:pStyle w:val="BodyCopyNumbered"/>
        <w:numPr>
          <w:ilvl w:val="1"/>
          <w:numId w:val="7"/>
        </w:numPr>
        <w:rPr>
          <w:i w:val="0"/>
          <w:iCs w:val="0"/>
        </w:rPr>
      </w:pPr>
      <w:r w:rsidRPr="5A21B260">
        <w:rPr>
          <w:i w:val="0"/>
          <w:iCs w:val="0"/>
        </w:rPr>
        <w:t>Select Dataverse views: Active Jobs</w:t>
      </w:r>
    </w:p>
    <w:p w14:paraId="4CCC96C0" w14:textId="27FC3FEB" w:rsidR="000D28A5" w:rsidRPr="00F436E7" w:rsidRDefault="43ABBE49" w:rsidP="5A21B260">
      <w:pPr>
        <w:pStyle w:val="BodyCopyNumbered"/>
        <w:numPr>
          <w:ilvl w:val="1"/>
          <w:numId w:val="7"/>
        </w:numPr>
        <w:rPr>
          <w:i w:val="0"/>
          <w:iCs w:val="0"/>
        </w:rPr>
      </w:pPr>
      <w:r w:rsidRPr="5A21B260">
        <w:rPr>
          <w:i w:val="0"/>
          <w:iCs w:val="0"/>
        </w:rPr>
        <w:t>Name your copy of the selected list: Available Jobs</w:t>
      </w:r>
    </w:p>
    <w:p w14:paraId="3F04DE90" w14:textId="60DF48A9" w:rsidR="000D28A5" w:rsidRPr="00F436E7" w:rsidRDefault="7C88BA34" w:rsidP="001262AB">
      <w:pPr>
        <w:jc w:val="center"/>
      </w:pPr>
      <w:r>
        <w:rPr>
          <w:noProof/>
        </w:rPr>
        <w:lastRenderedPageBreak/>
        <w:drawing>
          <wp:inline distT="0" distB="0" distL="0" distR="0" wp14:anchorId="228CD75C" wp14:editId="6E56CD00">
            <wp:extent cx="4572000" cy="3048000"/>
            <wp:effectExtent l="0" t="0" r="0" b="0"/>
            <wp:docPr id="1586186292" name="Picture 158618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6D6AA608" w14:textId="74C3E53B" w:rsidR="000D28A5" w:rsidRPr="00F436E7" w:rsidRDefault="30C369FA" w:rsidP="5A21B260">
      <w:pPr>
        <w:pStyle w:val="BodyCopyNumbered"/>
        <w:numPr>
          <w:ilvl w:val="0"/>
          <w:numId w:val="7"/>
        </w:numPr>
        <w:rPr>
          <w:i w:val="0"/>
          <w:iCs w:val="0"/>
        </w:rPr>
      </w:pPr>
      <w:r w:rsidRPr="5A21B260">
        <w:rPr>
          <w:i w:val="0"/>
          <w:iCs w:val="0"/>
        </w:rPr>
        <w:t>Click</w:t>
      </w:r>
      <w:r w:rsidRPr="5A21B260">
        <w:rPr>
          <w:b/>
          <w:bCs/>
          <w:i w:val="0"/>
          <w:iCs w:val="0"/>
        </w:rPr>
        <w:t xml:space="preserve"> OK.</w:t>
      </w:r>
    </w:p>
    <w:p w14:paraId="461FF8AE" w14:textId="24F51B1A" w:rsidR="000D28A5" w:rsidRPr="00F436E7" w:rsidRDefault="30C369FA" w:rsidP="5A21B260">
      <w:pPr>
        <w:pStyle w:val="BodyCopyNumbered"/>
        <w:numPr>
          <w:ilvl w:val="0"/>
          <w:numId w:val="7"/>
        </w:numPr>
        <w:rPr>
          <w:i w:val="0"/>
          <w:iCs w:val="0"/>
        </w:rPr>
      </w:pPr>
      <w:r w:rsidRPr="5A21B260">
        <w:rPr>
          <w:i w:val="0"/>
          <w:iCs w:val="0"/>
        </w:rPr>
        <w:t xml:space="preserve">Above your newly added list, select </w:t>
      </w:r>
      <w:r w:rsidRPr="5A21B260">
        <w:rPr>
          <w:b/>
          <w:bCs/>
          <w:i w:val="0"/>
          <w:iCs w:val="0"/>
        </w:rPr>
        <w:t>Permissions</w:t>
      </w:r>
      <w:r w:rsidRPr="5A21B260">
        <w:rPr>
          <w:i w:val="0"/>
          <w:iCs w:val="0"/>
        </w:rPr>
        <w:t xml:space="preserve"> in the options bar.</w:t>
      </w:r>
    </w:p>
    <w:p w14:paraId="7F981CC8" w14:textId="6A2BCFFC" w:rsidR="000D28A5" w:rsidRPr="00F436E7" w:rsidRDefault="2B41128A" w:rsidP="468B389B">
      <w:pPr>
        <w:jc w:val="center"/>
      </w:pPr>
      <w:r>
        <w:rPr>
          <w:noProof/>
        </w:rPr>
        <w:drawing>
          <wp:inline distT="0" distB="0" distL="0" distR="0" wp14:anchorId="73CB101F" wp14:editId="53A49B52">
            <wp:extent cx="3966482" cy="775039"/>
            <wp:effectExtent l="0" t="0" r="0" b="0"/>
            <wp:docPr id="1927203450" name="Picture 1927203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203450"/>
                    <pic:cNvPicPr/>
                  </pic:nvPicPr>
                  <pic:blipFill>
                    <a:blip r:embed="rId42">
                      <a:extLst>
                        <a:ext uri="{28A0092B-C50C-407E-A947-70E740481C1C}">
                          <a14:useLocalDpi xmlns:a14="http://schemas.microsoft.com/office/drawing/2010/main" val="0"/>
                        </a:ext>
                      </a:extLst>
                    </a:blip>
                    <a:srcRect t="16541" b="22556"/>
                    <a:stretch>
                      <a:fillRect/>
                    </a:stretch>
                  </pic:blipFill>
                  <pic:spPr>
                    <a:xfrm>
                      <a:off x="0" y="0"/>
                      <a:ext cx="3966482" cy="775039"/>
                    </a:xfrm>
                    <a:prstGeom prst="rect">
                      <a:avLst/>
                    </a:prstGeom>
                  </pic:spPr>
                </pic:pic>
              </a:graphicData>
            </a:graphic>
          </wp:inline>
        </w:drawing>
      </w:r>
    </w:p>
    <w:p w14:paraId="2224B925" w14:textId="031DD6C2" w:rsidR="000D28A5" w:rsidRPr="00F436E7" w:rsidRDefault="4999B83F" w:rsidP="5A21B260">
      <w:pPr>
        <w:pStyle w:val="BodyCopyNumbered"/>
        <w:numPr>
          <w:ilvl w:val="0"/>
          <w:numId w:val="6"/>
        </w:numPr>
        <w:spacing w:line="259" w:lineRule="auto"/>
        <w:rPr>
          <w:i w:val="0"/>
          <w:iCs w:val="0"/>
        </w:rPr>
      </w:pPr>
      <w:r w:rsidRPr="5A21B260">
        <w:rPr>
          <w:i w:val="0"/>
          <w:iCs w:val="0"/>
        </w:rPr>
        <w:t xml:space="preserve">Select </w:t>
      </w:r>
      <w:r w:rsidRPr="5A21B260">
        <w:rPr>
          <w:b/>
          <w:bCs/>
          <w:i w:val="0"/>
          <w:iCs w:val="0"/>
        </w:rPr>
        <w:t>+</w:t>
      </w:r>
      <w:r w:rsidR="61285ACB" w:rsidRPr="5A21B260">
        <w:rPr>
          <w:b/>
          <w:bCs/>
          <w:i w:val="0"/>
          <w:iCs w:val="0"/>
        </w:rPr>
        <w:t xml:space="preserve"> </w:t>
      </w:r>
      <w:r w:rsidRPr="5A21B260">
        <w:rPr>
          <w:b/>
          <w:bCs/>
          <w:i w:val="0"/>
          <w:iCs w:val="0"/>
        </w:rPr>
        <w:t>New permission</w:t>
      </w:r>
      <w:r w:rsidRPr="5A21B260">
        <w:rPr>
          <w:i w:val="0"/>
          <w:iCs w:val="0"/>
        </w:rPr>
        <w:t xml:space="preserve"> in the right window.</w:t>
      </w:r>
    </w:p>
    <w:p w14:paraId="4301BE76" w14:textId="590002CF" w:rsidR="000D28A5" w:rsidRPr="00F436E7" w:rsidRDefault="7E39CF4C" w:rsidP="468B389B">
      <w:pPr>
        <w:jc w:val="center"/>
      </w:pPr>
      <w:r>
        <w:rPr>
          <w:noProof/>
        </w:rPr>
        <w:drawing>
          <wp:inline distT="0" distB="0" distL="0" distR="0" wp14:anchorId="72719C7D" wp14:editId="4F66CCA0">
            <wp:extent cx="2588114" cy="2847031"/>
            <wp:effectExtent l="0" t="0" r="0" b="0"/>
            <wp:docPr id="166050006" name="Picture 16605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50006"/>
                    <pic:cNvPicPr/>
                  </pic:nvPicPr>
                  <pic:blipFill>
                    <a:blip r:embed="rId43">
                      <a:extLst>
                        <a:ext uri="{28A0092B-C50C-407E-A947-70E740481C1C}">
                          <a14:useLocalDpi xmlns:a14="http://schemas.microsoft.com/office/drawing/2010/main" val="0"/>
                        </a:ext>
                      </a:extLst>
                    </a:blip>
                    <a:srcRect l="10229" t="12500" r="9060" b="8333"/>
                    <a:stretch>
                      <a:fillRect/>
                    </a:stretch>
                  </pic:blipFill>
                  <pic:spPr>
                    <a:xfrm>
                      <a:off x="0" y="0"/>
                      <a:ext cx="2588114" cy="2847031"/>
                    </a:xfrm>
                    <a:prstGeom prst="rect">
                      <a:avLst/>
                    </a:prstGeom>
                  </pic:spPr>
                </pic:pic>
              </a:graphicData>
            </a:graphic>
          </wp:inline>
        </w:drawing>
      </w:r>
    </w:p>
    <w:p w14:paraId="2413B2F0" w14:textId="4FC6B973" w:rsidR="000D28A5" w:rsidRDefault="55E629CB" w:rsidP="17139671">
      <w:pPr>
        <w:pStyle w:val="BodyCopyNumbered"/>
        <w:numPr>
          <w:ilvl w:val="0"/>
          <w:numId w:val="2"/>
        </w:numPr>
        <w:rPr>
          <w:i w:val="0"/>
          <w:iCs w:val="0"/>
        </w:rPr>
      </w:pPr>
      <w:r w:rsidRPr="17139671">
        <w:rPr>
          <w:i w:val="0"/>
          <w:iCs w:val="0"/>
        </w:rPr>
        <w:lastRenderedPageBreak/>
        <w:t>Enter the following</w:t>
      </w:r>
      <w:r w:rsidR="49E187F0" w:rsidRPr="17139671">
        <w:rPr>
          <w:i w:val="0"/>
          <w:iCs w:val="0"/>
        </w:rPr>
        <w:t xml:space="preserve"> information</w:t>
      </w:r>
      <w:r w:rsidRPr="17139671">
        <w:rPr>
          <w:i w:val="0"/>
          <w:iCs w:val="0"/>
        </w:rPr>
        <w:t xml:space="preserve">: </w:t>
      </w:r>
    </w:p>
    <w:p w14:paraId="22C469B8" w14:textId="30BBB28F" w:rsidR="000D28A5" w:rsidRDefault="55E629CB" w:rsidP="5A21B260">
      <w:pPr>
        <w:pStyle w:val="BodyCopyNumbered"/>
        <w:numPr>
          <w:ilvl w:val="1"/>
          <w:numId w:val="6"/>
        </w:numPr>
        <w:rPr>
          <w:i w:val="0"/>
          <w:iCs w:val="0"/>
        </w:rPr>
      </w:pPr>
      <w:r w:rsidRPr="5A21B260">
        <w:rPr>
          <w:i w:val="0"/>
          <w:iCs w:val="0"/>
        </w:rPr>
        <w:t xml:space="preserve">Name: Open </w:t>
      </w:r>
      <w:commentRangeStart w:id="27"/>
      <w:r w:rsidRPr="5A21B260">
        <w:rPr>
          <w:i w:val="0"/>
          <w:iCs w:val="0"/>
        </w:rPr>
        <w:t>P</w:t>
      </w:r>
      <w:r w:rsidR="00E3773B" w:rsidRPr="5A21B260">
        <w:rPr>
          <w:i w:val="0"/>
          <w:iCs w:val="0"/>
        </w:rPr>
        <w:t>ositions</w:t>
      </w:r>
      <w:r w:rsidRPr="5A21B260">
        <w:rPr>
          <w:i w:val="0"/>
          <w:iCs w:val="0"/>
        </w:rPr>
        <w:t xml:space="preserve"> </w:t>
      </w:r>
      <w:commentRangeEnd w:id="27"/>
      <w:r>
        <w:rPr>
          <w:rStyle w:val="CommentReference"/>
        </w:rPr>
        <w:commentReference w:id="27"/>
      </w:r>
      <w:r w:rsidRPr="5A21B260">
        <w:rPr>
          <w:i w:val="0"/>
          <w:iCs w:val="0"/>
        </w:rPr>
        <w:t xml:space="preserve">– </w:t>
      </w:r>
      <w:r w:rsidRPr="5A21B260">
        <w:rPr>
          <w:rFonts w:ascii="Calibri" w:hAnsi="Calibri" w:cs="Calibri"/>
          <w:i w:val="0"/>
          <w:iCs w:val="0"/>
          <w:sz w:val="22"/>
          <w:szCs w:val="22"/>
        </w:rPr>
        <w:t>Anonymous Users</w:t>
      </w:r>
    </w:p>
    <w:p w14:paraId="64188B16" w14:textId="565156F8" w:rsidR="000D28A5" w:rsidRDefault="55E629CB" w:rsidP="5A21B260">
      <w:pPr>
        <w:pStyle w:val="BodyCopyNumbered"/>
        <w:numPr>
          <w:ilvl w:val="1"/>
          <w:numId w:val="6"/>
        </w:numPr>
        <w:rPr>
          <w:i w:val="0"/>
          <w:iCs w:val="0"/>
        </w:rPr>
      </w:pPr>
      <w:r w:rsidRPr="5A21B260">
        <w:rPr>
          <w:i w:val="0"/>
          <w:iCs w:val="0"/>
        </w:rPr>
        <w:t xml:space="preserve">Table: Job (ce_job) </w:t>
      </w:r>
    </w:p>
    <w:p w14:paraId="1C9CC3A1" w14:textId="619814D5" w:rsidR="000D28A5" w:rsidRDefault="55E629CB" w:rsidP="5A21B260">
      <w:pPr>
        <w:pStyle w:val="BodyCopyNumbered"/>
        <w:numPr>
          <w:ilvl w:val="1"/>
          <w:numId w:val="6"/>
        </w:numPr>
        <w:rPr>
          <w:i w:val="0"/>
          <w:iCs w:val="0"/>
        </w:rPr>
      </w:pPr>
      <w:r w:rsidRPr="5A21B260">
        <w:rPr>
          <w:i w:val="0"/>
          <w:iCs w:val="0"/>
        </w:rPr>
        <w:t>Access type: Global</w:t>
      </w:r>
    </w:p>
    <w:p w14:paraId="2A0A57D6" w14:textId="77777777" w:rsidR="00787C25" w:rsidRDefault="55E629CB" w:rsidP="5A21B260">
      <w:pPr>
        <w:pStyle w:val="BodyCopyNumbered"/>
        <w:numPr>
          <w:ilvl w:val="1"/>
          <w:numId w:val="6"/>
        </w:numPr>
        <w:rPr>
          <w:i w:val="0"/>
          <w:iCs w:val="0"/>
        </w:rPr>
      </w:pPr>
      <w:r w:rsidRPr="5A21B260">
        <w:rPr>
          <w:i w:val="0"/>
          <w:iCs w:val="0"/>
        </w:rPr>
        <w:t>Privileges: Read</w:t>
      </w:r>
    </w:p>
    <w:p w14:paraId="543C53AA" w14:textId="39F87FAB" w:rsidR="00EE0AF7" w:rsidRPr="00E90B7B" w:rsidRDefault="55E629CB" w:rsidP="5A21B260">
      <w:pPr>
        <w:pStyle w:val="BodyCopyNumbered"/>
        <w:numPr>
          <w:ilvl w:val="1"/>
          <w:numId w:val="6"/>
        </w:numPr>
        <w:rPr>
          <w:i w:val="0"/>
          <w:iCs w:val="0"/>
        </w:rPr>
      </w:pPr>
      <w:r w:rsidRPr="5A21B260">
        <w:rPr>
          <w:rFonts w:ascii="Calibri" w:hAnsi="Calibri" w:cs="Calibri"/>
          <w:i w:val="0"/>
          <w:iCs w:val="0"/>
          <w:sz w:val="22"/>
          <w:szCs w:val="22"/>
        </w:rPr>
        <w:t>Roles: Anonymous Users</w:t>
      </w:r>
    </w:p>
    <w:p w14:paraId="0D4694A6" w14:textId="542A62B0" w:rsidR="00E90B7B" w:rsidRPr="00787C25" w:rsidRDefault="00E3773B" w:rsidP="468B389B">
      <w:pPr>
        <w:jc w:val="center"/>
      </w:pPr>
      <w:r w:rsidRPr="00E3773B">
        <w:rPr>
          <w:noProof/>
        </w:rPr>
        <w:drawing>
          <wp:inline distT="0" distB="0" distL="0" distR="0" wp14:anchorId="3FEBC78D" wp14:editId="2B4DEB33">
            <wp:extent cx="3906982" cy="3982007"/>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4"/>
                    <a:stretch>
                      <a:fillRect/>
                    </a:stretch>
                  </pic:blipFill>
                  <pic:spPr>
                    <a:xfrm>
                      <a:off x="0" y="0"/>
                      <a:ext cx="3921707" cy="3997015"/>
                    </a:xfrm>
                    <a:prstGeom prst="rect">
                      <a:avLst/>
                    </a:prstGeom>
                  </pic:spPr>
                </pic:pic>
              </a:graphicData>
            </a:graphic>
          </wp:inline>
        </w:drawing>
      </w:r>
    </w:p>
    <w:p w14:paraId="52AB9D91" w14:textId="147F949D" w:rsidR="0085310B" w:rsidRPr="0085310B" w:rsidRDefault="55E629CB" w:rsidP="5A21B260">
      <w:pPr>
        <w:pStyle w:val="BodyCopyNumbered"/>
        <w:numPr>
          <w:ilvl w:val="0"/>
          <w:numId w:val="5"/>
        </w:numPr>
        <w:spacing w:line="259" w:lineRule="auto"/>
        <w:rPr>
          <w:rFonts w:eastAsiaTheme="minorEastAsia" w:cstheme="minorBidi"/>
          <w:i w:val="0"/>
          <w:iCs w:val="0"/>
        </w:rPr>
      </w:pPr>
      <w:r w:rsidRPr="5A21B260">
        <w:rPr>
          <w:rFonts w:eastAsiaTheme="minorEastAsia" w:cstheme="minorBidi"/>
          <w:i w:val="0"/>
          <w:iCs w:val="0"/>
        </w:rPr>
        <w:t xml:space="preserve">Click </w:t>
      </w:r>
      <w:r w:rsidRPr="5A21B260">
        <w:rPr>
          <w:rFonts w:eastAsiaTheme="minorEastAsia" w:cstheme="minorBidi"/>
          <w:b/>
          <w:bCs/>
          <w:i w:val="0"/>
          <w:iCs w:val="0"/>
        </w:rPr>
        <w:t>Save</w:t>
      </w:r>
      <w:r w:rsidR="032DF6D5" w:rsidRPr="5A21B260">
        <w:rPr>
          <w:rFonts w:eastAsiaTheme="minorEastAsia" w:cstheme="minorBidi"/>
          <w:b/>
          <w:bCs/>
          <w:i w:val="0"/>
          <w:iCs w:val="0"/>
        </w:rPr>
        <w:t>.</w:t>
      </w:r>
    </w:p>
    <w:p w14:paraId="0A02FE72" w14:textId="6B046A8F" w:rsidR="00EE0AF7" w:rsidRDefault="6D6AB746" w:rsidP="17139671">
      <w:pPr>
        <w:pStyle w:val="BodyCopyNumbered"/>
        <w:numPr>
          <w:ilvl w:val="0"/>
          <w:numId w:val="5"/>
        </w:numPr>
        <w:spacing w:line="259" w:lineRule="auto"/>
        <w:rPr>
          <w:i w:val="0"/>
          <w:iCs w:val="0"/>
        </w:rPr>
      </w:pPr>
      <w:r w:rsidRPr="17139671">
        <w:rPr>
          <w:i w:val="0"/>
          <w:iCs w:val="0"/>
        </w:rPr>
        <w:t>We will now have to create a Form for later use.</w:t>
      </w:r>
      <w:r w:rsidR="55E629CB" w:rsidRPr="17139671">
        <w:rPr>
          <w:i w:val="0"/>
          <w:iCs w:val="0"/>
        </w:rPr>
        <w:t xml:space="preserve"> In any available section on the screen, </w:t>
      </w:r>
      <w:r w:rsidR="62BC70D3" w:rsidRPr="17139671">
        <w:rPr>
          <w:i w:val="0"/>
          <w:iCs w:val="0"/>
        </w:rPr>
        <w:t>h</w:t>
      </w:r>
      <w:r w:rsidR="62BC70D3" w:rsidRPr="17139671">
        <w:rPr>
          <w:rFonts w:ascii="Segoe UI" w:eastAsia="Segoe UI" w:hAnsi="Segoe UI" w:cs="Segoe UI"/>
          <w:i w:val="0"/>
          <w:iCs w:val="0"/>
          <w:color w:val="000000" w:themeColor="text1"/>
        </w:rPr>
        <w:t>over your mouse over the circular button with a “</w:t>
      </w:r>
      <w:r w:rsidR="62BC70D3" w:rsidRPr="17139671">
        <w:rPr>
          <w:rFonts w:ascii="Segoe UI" w:eastAsia="Segoe UI" w:hAnsi="Segoe UI" w:cs="Segoe UI"/>
          <w:b/>
          <w:bCs/>
          <w:i w:val="0"/>
          <w:iCs w:val="0"/>
          <w:color w:val="000000" w:themeColor="text1"/>
        </w:rPr>
        <w:t>+</w:t>
      </w:r>
      <w:r w:rsidR="62BC70D3" w:rsidRPr="17139671">
        <w:rPr>
          <w:rFonts w:ascii="Segoe UI" w:eastAsia="Segoe UI" w:hAnsi="Segoe UI" w:cs="Segoe UI"/>
          <w:i w:val="0"/>
          <w:iCs w:val="0"/>
          <w:color w:val="000000" w:themeColor="text1"/>
        </w:rPr>
        <w:t>” in the center. Click on this button.</w:t>
      </w:r>
      <w:r w:rsidR="62BC70D3" w:rsidRPr="17139671">
        <w:rPr>
          <w:i w:val="0"/>
          <w:iCs w:val="0"/>
        </w:rPr>
        <w:t xml:space="preserve"> Select</w:t>
      </w:r>
      <w:r w:rsidR="62BC70D3" w:rsidRPr="17139671">
        <w:rPr>
          <w:b/>
          <w:bCs/>
          <w:i w:val="0"/>
          <w:iCs w:val="0"/>
        </w:rPr>
        <w:t xml:space="preserve"> Form</w:t>
      </w:r>
      <w:r w:rsidR="62BC70D3" w:rsidRPr="17139671">
        <w:rPr>
          <w:i w:val="0"/>
          <w:iCs w:val="0"/>
        </w:rPr>
        <w:t>.</w:t>
      </w:r>
    </w:p>
    <w:p w14:paraId="3116A245" w14:textId="4F648E54" w:rsidR="00EE0AF7" w:rsidRDefault="3A723052" w:rsidP="00A001A9">
      <w:pPr>
        <w:pStyle w:val="BodyCopyNumbered"/>
        <w:numPr>
          <w:ilvl w:val="0"/>
          <w:numId w:val="0"/>
        </w:numPr>
        <w:spacing w:line="259" w:lineRule="auto"/>
        <w:jc w:val="center"/>
      </w:pPr>
      <w:r>
        <w:rPr>
          <w:noProof/>
        </w:rPr>
        <w:lastRenderedPageBreak/>
        <w:drawing>
          <wp:inline distT="0" distB="0" distL="0" distR="0" wp14:anchorId="0943BE28" wp14:editId="47F58B72">
            <wp:extent cx="3486150" cy="2498408"/>
            <wp:effectExtent l="0" t="0" r="0" b="0"/>
            <wp:docPr id="703092104" name="Picture 70309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486150" cy="2498408"/>
                    </a:xfrm>
                    <a:prstGeom prst="rect">
                      <a:avLst/>
                    </a:prstGeom>
                  </pic:spPr>
                </pic:pic>
              </a:graphicData>
            </a:graphic>
          </wp:inline>
        </w:drawing>
      </w:r>
    </w:p>
    <w:p w14:paraId="7DC0C798" w14:textId="3F16ED56" w:rsidR="00EE0AF7" w:rsidRDefault="5C0CE6D8" w:rsidP="5A21B260">
      <w:pPr>
        <w:pStyle w:val="BodyCopyNumbered"/>
        <w:numPr>
          <w:ilvl w:val="0"/>
          <w:numId w:val="4"/>
        </w:numPr>
        <w:spacing w:line="259" w:lineRule="auto"/>
        <w:rPr>
          <w:rFonts w:eastAsia="Segoe UI"/>
          <w:i w:val="0"/>
          <w:iCs w:val="0"/>
        </w:rPr>
      </w:pPr>
      <w:r w:rsidRPr="5A21B260">
        <w:rPr>
          <w:rFonts w:eastAsia="Segoe UI"/>
          <w:i w:val="0"/>
          <w:iCs w:val="0"/>
        </w:rPr>
        <w:t xml:space="preserve">Click </w:t>
      </w:r>
      <w:r w:rsidRPr="5A21B260">
        <w:rPr>
          <w:rFonts w:eastAsia="Segoe UI"/>
          <w:b/>
          <w:bCs/>
          <w:i w:val="0"/>
          <w:iCs w:val="0"/>
        </w:rPr>
        <w:t>+ New form</w:t>
      </w:r>
      <w:r w:rsidRPr="5A21B260">
        <w:rPr>
          <w:rFonts w:eastAsia="Segoe UI"/>
          <w:i w:val="0"/>
          <w:iCs w:val="0"/>
        </w:rPr>
        <w:t>.</w:t>
      </w:r>
    </w:p>
    <w:p w14:paraId="418DD137" w14:textId="6B8B8F6F" w:rsidR="00EE0AF7" w:rsidRDefault="5C0CE6D8" w:rsidP="17139671">
      <w:pPr>
        <w:pStyle w:val="BodyCopyNumbered"/>
        <w:numPr>
          <w:ilvl w:val="0"/>
          <w:numId w:val="1"/>
        </w:numPr>
        <w:spacing w:line="259" w:lineRule="auto"/>
        <w:rPr>
          <w:rFonts w:eastAsia="Segoe UI"/>
          <w:i w:val="0"/>
          <w:iCs w:val="0"/>
        </w:rPr>
      </w:pPr>
      <w:r w:rsidRPr="17139671">
        <w:rPr>
          <w:rFonts w:eastAsia="Segoe UI"/>
          <w:i w:val="0"/>
          <w:iCs w:val="0"/>
        </w:rPr>
        <w:t>Enter the following</w:t>
      </w:r>
      <w:r w:rsidR="16FE4BEF" w:rsidRPr="17139671">
        <w:rPr>
          <w:rFonts w:eastAsia="Segoe UI"/>
          <w:i w:val="0"/>
          <w:iCs w:val="0"/>
        </w:rPr>
        <w:t xml:space="preserve"> information</w:t>
      </w:r>
      <w:r w:rsidRPr="17139671">
        <w:rPr>
          <w:rFonts w:eastAsia="Segoe UI"/>
          <w:i w:val="0"/>
          <w:iCs w:val="0"/>
        </w:rPr>
        <w:t>:</w:t>
      </w:r>
    </w:p>
    <w:p w14:paraId="4B3CD512" w14:textId="0DF76A88" w:rsidR="00EE0AF7" w:rsidRDefault="1469DBC5" w:rsidP="00F356E2">
      <w:pPr>
        <w:pStyle w:val="BodyCopyNumbered"/>
        <w:numPr>
          <w:ilvl w:val="1"/>
          <w:numId w:val="4"/>
        </w:numPr>
        <w:spacing w:after="0" w:line="259" w:lineRule="auto"/>
        <w:rPr>
          <w:i w:val="0"/>
          <w:iCs w:val="0"/>
        </w:rPr>
      </w:pPr>
      <w:r w:rsidRPr="5A21B260">
        <w:rPr>
          <w:i w:val="0"/>
          <w:iCs w:val="0"/>
        </w:rPr>
        <w:t>Choose a table: Job (ce_job)</w:t>
      </w:r>
    </w:p>
    <w:p w14:paraId="4FD1BDED" w14:textId="326990CF" w:rsidR="00EE0AF7" w:rsidRDefault="1469DBC5" w:rsidP="5A21B260">
      <w:pPr>
        <w:pStyle w:val="BodyCopyNumbered"/>
        <w:numPr>
          <w:ilvl w:val="1"/>
          <w:numId w:val="4"/>
        </w:numPr>
        <w:spacing w:after="0"/>
        <w:rPr>
          <w:i w:val="0"/>
          <w:iCs w:val="0"/>
        </w:rPr>
      </w:pPr>
      <w:r w:rsidRPr="5A21B260">
        <w:rPr>
          <w:i w:val="0"/>
          <w:iCs w:val="0"/>
        </w:rPr>
        <w:t>Select a form: Information</w:t>
      </w:r>
    </w:p>
    <w:p w14:paraId="0562912B" w14:textId="311CF521" w:rsidR="00EE0AF7" w:rsidRDefault="1469DBC5" w:rsidP="5A21B260">
      <w:pPr>
        <w:pStyle w:val="BodyCopyNumbered"/>
        <w:numPr>
          <w:ilvl w:val="1"/>
          <w:numId w:val="4"/>
        </w:numPr>
        <w:spacing w:after="0"/>
        <w:rPr>
          <w:i w:val="0"/>
          <w:iCs w:val="0"/>
        </w:rPr>
      </w:pPr>
      <w:r w:rsidRPr="5A21B260">
        <w:rPr>
          <w:i w:val="0"/>
          <w:iCs w:val="0"/>
        </w:rPr>
        <w:t>Name your copy of the selected list: Job Posting</w:t>
      </w:r>
    </w:p>
    <w:p w14:paraId="24F99F4D" w14:textId="6D2BB7E2" w:rsidR="00EE0AF7" w:rsidRDefault="10B76EB5" w:rsidP="468B389B">
      <w:pPr>
        <w:spacing w:after="0"/>
        <w:jc w:val="center"/>
        <w:rPr>
          <w:rFonts w:ascii="Calibri" w:hAnsi="Calibri" w:cs="Calibri"/>
          <w:sz w:val="22"/>
          <w:szCs w:val="22"/>
        </w:rPr>
      </w:pPr>
      <w:r>
        <w:rPr>
          <w:noProof/>
        </w:rPr>
        <w:drawing>
          <wp:inline distT="0" distB="0" distL="0" distR="0" wp14:anchorId="23EFDF9E" wp14:editId="45D4A23B">
            <wp:extent cx="5219700" cy="3479800"/>
            <wp:effectExtent l="0" t="0" r="0" b="0"/>
            <wp:docPr id="1649767060" name="Picture 164976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r w:rsidR="480F8B4E" w:rsidRPr="468B389B">
        <w:rPr>
          <w:rFonts w:ascii="Calibri" w:hAnsi="Calibri" w:cs="Calibri"/>
          <w:sz w:val="22"/>
          <w:szCs w:val="22"/>
        </w:rPr>
        <w:t> </w:t>
      </w:r>
    </w:p>
    <w:p w14:paraId="413A43F3" w14:textId="4D2C0ECE" w:rsidR="00786E45" w:rsidRDefault="00786E45" w:rsidP="468B389B">
      <w:pPr>
        <w:spacing w:after="0"/>
        <w:jc w:val="center"/>
        <w:rPr>
          <w:rFonts w:ascii="Calibri" w:hAnsi="Calibri" w:cs="Calibri"/>
          <w:sz w:val="22"/>
          <w:szCs w:val="22"/>
        </w:rPr>
      </w:pPr>
    </w:p>
    <w:p w14:paraId="2E40C9CE" w14:textId="068ABCEE" w:rsidR="00786E45" w:rsidRDefault="00786E45" w:rsidP="468B389B">
      <w:pPr>
        <w:spacing w:after="0"/>
        <w:jc w:val="center"/>
        <w:rPr>
          <w:rFonts w:ascii="Calibri" w:hAnsi="Calibri" w:cs="Calibri"/>
          <w:sz w:val="22"/>
          <w:szCs w:val="22"/>
        </w:rPr>
      </w:pPr>
    </w:p>
    <w:p w14:paraId="137EA8D1" w14:textId="77777777" w:rsidR="00786E45" w:rsidRDefault="00786E45" w:rsidP="468B389B">
      <w:pPr>
        <w:spacing w:after="0"/>
        <w:jc w:val="center"/>
        <w:rPr>
          <w:rFonts w:ascii="Calibri" w:hAnsi="Calibri" w:cs="Calibri"/>
          <w:sz w:val="22"/>
          <w:szCs w:val="22"/>
        </w:rPr>
      </w:pPr>
    </w:p>
    <w:p w14:paraId="09A16A65" w14:textId="62829BF2" w:rsidR="00F356E2" w:rsidRDefault="00F356E2" w:rsidP="5A21B260">
      <w:pPr>
        <w:pStyle w:val="BodyCopyNumbered"/>
        <w:numPr>
          <w:ilvl w:val="0"/>
          <w:numId w:val="3"/>
        </w:numPr>
        <w:rPr>
          <w:i w:val="0"/>
          <w:iCs w:val="0"/>
        </w:rPr>
      </w:pPr>
      <w:r>
        <w:rPr>
          <w:i w:val="0"/>
          <w:iCs w:val="0"/>
        </w:rPr>
        <w:lastRenderedPageBreak/>
        <w:t xml:space="preserve">Navigate to the </w:t>
      </w:r>
      <w:r w:rsidRPr="00F356E2">
        <w:rPr>
          <w:b/>
          <w:bCs/>
          <w:i w:val="0"/>
          <w:iCs w:val="0"/>
        </w:rPr>
        <w:t>Data</w:t>
      </w:r>
      <w:r>
        <w:rPr>
          <w:i w:val="0"/>
          <w:iCs w:val="0"/>
        </w:rPr>
        <w:t xml:space="preserve"> tab of the pop-up window.</w:t>
      </w:r>
    </w:p>
    <w:p w14:paraId="47A58AE0" w14:textId="6984C4C6" w:rsidR="00F356E2" w:rsidRDefault="00F356E2" w:rsidP="5A21B260">
      <w:pPr>
        <w:pStyle w:val="BodyCopyNumbered"/>
        <w:numPr>
          <w:ilvl w:val="0"/>
          <w:numId w:val="3"/>
        </w:numPr>
        <w:rPr>
          <w:i w:val="0"/>
          <w:iCs w:val="0"/>
        </w:rPr>
      </w:pPr>
      <w:r>
        <w:rPr>
          <w:i w:val="0"/>
          <w:iCs w:val="0"/>
        </w:rPr>
        <w:t>Enter the following information:</w:t>
      </w:r>
    </w:p>
    <w:p w14:paraId="257DDF4F" w14:textId="43279581" w:rsidR="00F356E2" w:rsidRDefault="00F356E2" w:rsidP="00F356E2">
      <w:pPr>
        <w:pStyle w:val="BodyCopyNumbered"/>
        <w:numPr>
          <w:ilvl w:val="1"/>
          <w:numId w:val="3"/>
        </w:numPr>
        <w:rPr>
          <w:i w:val="0"/>
          <w:iCs w:val="0"/>
        </w:rPr>
      </w:pPr>
      <w:r>
        <w:rPr>
          <w:i w:val="0"/>
          <w:iCs w:val="0"/>
        </w:rPr>
        <w:t>Data from this form: Is read-only</w:t>
      </w:r>
    </w:p>
    <w:p w14:paraId="609F4D4E" w14:textId="2C78464D" w:rsidR="00F356E2" w:rsidRDefault="00F356E2" w:rsidP="00F356E2">
      <w:pPr>
        <w:pStyle w:val="BodyCopyNumbered"/>
        <w:numPr>
          <w:ilvl w:val="0"/>
          <w:numId w:val="3"/>
        </w:numPr>
        <w:rPr>
          <w:i w:val="0"/>
          <w:iCs w:val="0"/>
        </w:rPr>
      </w:pPr>
      <w:r>
        <w:rPr>
          <w:i w:val="0"/>
          <w:iCs w:val="0"/>
        </w:rPr>
        <w:t xml:space="preserve">Click </w:t>
      </w:r>
      <w:r w:rsidRPr="00F356E2">
        <w:rPr>
          <w:b/>
          <w:bCs/>
          <w:i w:val="0"/>
          <w:iCs w:val="0"/>
        </w:rPr>
        <w:t>OK.</w:t>
      </w:r>
    </w:p>
    <w:p w14:paraId="17610B3E" w14:textId="12D4D2A3" w:rsidR="00EE0AF7" w:rsidRDefault="55E629CB" w:rsidP="5A21B260">
      <w:pPr>
        <w:pStyle w:val="BodyCopyNumbered"/>
        <w:numPr>
          <w:ilvl w:val="0"/>
          <w:numId w:val="3"/>
        </w:numPr>
        <w:rPr>
          <w:i w:val="0"/>
          <w:iCs w:val="0"/>
        </w:rPr>
      </w:pPr>
      <w:r w:rsidRPr="5A21B260">
        <w:rPr>
          <w:i w:val="0"/>
          <w:iCs w:val="0"/>
        </w:rPr>
        <w:t xml:space="preserve">Click </w:t>
      </w:r>
      <w:r w:rsidRPr="5A21B260">
        <w:rPr>
          <w:b/>
          <w:bCs/>
          <w:i w:val="0"/>
          <w:iCs w:val="0"/>
        </w:rPr>
        <w:t>Sync</w:t>
      </w:r>
      <w:r w:rsidRPr="5A21B260">
        <w:rPr>
          <w:i w:val="0"/>
          <w:iCs w:val="0"/>
        </w:rPr>
        <w:t xml:space="preserve"> </w:t>
      </w:r>
      <w:r w:rsidR="2E3EEE68" w:rsidRPr="5A21B260">
        <w:rPr>
          <w:i w:val="0"/>
          <w:iCs w:val="0"/>
        </w:rPr>
        <w:t>in the upper right corner of the window</w:t>
      </w:r>
      <w:r w:rsidRPr="5A21B260">
        <w:rPr>
          <w:i w:val="0"/>
          <w:iCs w:val="0"/>
        </w:rPr>
        <w:t xml:space="preserve">. This saves the form to </w:t>
      </w:r>
      <w:r w:rsidR="35DAA3ED" w:rsidRPr="5A21B260">
        <w:rPr>
          <w:i w:val="0"/>
          <w:iCs w:val="0"/>
        </w:rPr>
        <w:t>Dataver</w:t>
      </w:r>
      <w:r w:rsidRPr="5A21B260">
        <w:rPr>
          <w:i w:val="0"/>
          <w:iCs w:val="0"/>
        </w:rPr>
        <w:t>se.</w:t>
      </w:r>
    </w:p>
    <w:p w14:paraId="00F8FAD5" w14:textId="66473797" w:rsidR="00EE0AF7" w:rsidRDefault="3F49085E" w:rsidP="468B389B">
      <w:pPr>
        <w:jc w:val="center"/>
      </w:pPr>
      <w:r>
        <w:rPr>
          <w:noProof/>
        </w:rPr>
        <w:drawing>
          <wp:inline distT="0" distB="0" distL="0" distR="0" wp14:anchorId="3CEF9E15" wp14:editId="019B91E1">
            <wp:extent cx="3230577" cy="720150"/>
            <wp:effectExtent l="0" t="0" r="0" b="0"/>
            <wp:docPr id="1926972407" name="Picture 192697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230577" cy="720150"/>
                    </a:xfrm>
                    <a:prstGeom prst="rect">
                      <a:avLst/>
                    </a:prstGeom>
                  </pic:spPr>
                </pic:pic>
              </a:graphicData>
            </a:graphic>
          </wp:inline>
        </w:drawing>
      </w:r>
    </w:p>
    <w:p w14:paraId="1E9DB355" w14:textId="76C2AD0B" w:rsidR="00EE0AF7" w:rsidRDefault="55E629CB" w:rsidP="5A21B260">
      <w:pPr>
        <w:pStyle w:val="BodyCopyNumbered"/>
        <w:numPr>
          <w:ilvl w:val="0"/>
          <w:numId w:val="3"/>
        </w:numPr>
        <w:spacing w:after="0"/>
        <w:rPr>
          <w:rFonts w:ascii="Calibri" w:hAnsi="Calibri" w:cs="Calibri"/>
          <w:i w:val="0"/>
          <w:iCs w:val="0"/>
          <w:sz w:val="22"/>
          <w:szCs w:val="22"/>
        </w:rPr>
      </w:pPr>
      <w:commentRangeStart w:id="28"/>
      <w:commentRangeStart w:id="29"/>
      <w:r w:rsidRPr="5A21B260">
        <w:rPr>
          <w:i w:val="0"/>
          <w:iCs w:val="0"/>
        </w:rPr>
        <w:t>Select the form that you just added</w:t>
      </w:r>
      <w:r w:rsidR="01971DF9" w:rsidRPr="5A21B260">
        <w:rPr>
          <w:i w:val="0"/>
          <w:iCs w:val="0"/>
        </w:rPr>
        <w:t xml:space="preserve"> </w:t>
      </w:r>
      <w:r w:rsidR="30EB5041" w:rsidRPr="5A21B260">
        <w:rPr>
          <w:i w:val="0"/>
          <w:iCs w:val="0"/>
        </w:rPr>
        <w:t>and, in the options bar,</w:t>
      </w:r>
      <w:r w:rsidR="3361D31E" w:rsidRPr="5A21B260">
        <w:rPr>
          <w:i w:val="0"/>
          <w:iCs w:val="0"/>
        </w:rPr>
        <w:t xml:space="preserve"> select the ellipses </w:t>
      </w:r>
      <w:r w:rsidR="3361D31E" w:rsidRPr="5A21B260">
        <w:rPr>
          <w:b/>
          <w:bCs/>
          <w:i w:val="0"/>
          <w:iCs w:val="0"/>
        </w:rPr>
        <w:t>(…)</w:t>
      </w:r>
      <w:r w:rsidR="3361D31E" w:rsidRPr="5A21B260">
        <w:rPr>
          <w:i w:val="0"/>
          <w:iCs w:val="0"/>
        </w:rPr>
        <w:t xml:space="preserve"> and click </w:t>
      </w:r>
      <w:r w:rsidR="3361D31E" w:rsidRPr="5A21B260">
        <w:rPr>
          <w:b/>
          <w:bCs/>
          <w:i w:val="0"/>
          <w:iCs w:val="0"/>
        </w:rPr>
        <w:t>Delete</w:t>
      </w:r>
      <w:r w:rsidRPr="5A21B260">
        <w:rPr>
          <w:i w:val="0"/>
          <w:iCs w:val="0"/>
        </w:rPr>
        <w:t xml:space="preserve">. We will use the form again later, as it has already been created in Dataverse and </w:t>
      </w:r>
      <w:r w:rsidRPr="5A21B260">
        <w:rPr>
          <w:b/>
          <w:bCs/>
          <w:i w:val="0"/>
          <w:iCs w:val="0"/>
        </w:rPr>
        <w:t>Delete</w:t>
      </w:r>
      <w:r w:rsidRPr="5A21B260">
        <w:rPr>
          <w:i w:val="0"/>
          <w:iCs w:val="0"/>
        </w:rPr>
        <w:t xml:space="preserve"> is just removing the component from the web page.</w:t>
      </w:r>
      <w:commentRangeEnd w:id="28"/>
      <w:r>
        <w:rPr>
          <w:rStyle w:val="CommentReference"/>
        </w:rPr>
        <w:commentReference w:id="28"/>
      </w:r>
      <w:commentRangeEnd w:id="29"/>
      <w:r>
        <w:rPr>
          <w:rStyle w:val="CommentReference"/>
        </w:rPr>
        <w:commentReference w:id="29"/>
      </w:r>
    </w:p>
    <w:p w14:paraId="3315EAD5" w14:textId="4AC84F22" w:rsidR="005754CA" w:rsidRDefault="12D6B273" w:rsidP="5A21B260">
      <w:pPr>
        <w:pStyle w:val="BodyCopyNumbered"/>
        <w:numPr>
          <w:ilvl w:val="0"/>
          <w:numId w:val="3"/>
        </w:numPr>
        <w:rPr>
          <w:i w:val="0"/>
          <w:iCs w:val="0"/>
        </w:rPr>
      </w:pPr>
      <w:r w:rsidRPr="5A21B260">
        <w:rPr>
          <w:i w:val="0"/>
          <w:iCs w:val="0"/>
        </w:rPr>
        <w:t xml:space="preserve">Select </w:t>
      </w:r>
      <w:r w:rsidRPr="5A21B260">
        <w:rPr>
          <w:b/>
          <w:bCs/>
          <w:i w:val="0"/>
          <w:iCs w:val="0"/>
        </w:rPr>
        <w:t>Preview &gt; Desktop</w:t>
      </w:r>
      <w:r w:rsidRPr="5A21B260">
        <w:rPr>
          <w:i w:val="0"/>
          <w:iCs w:val="0"/>
        </w:rPr>
        <w:t xml:space="preserve"> in the top right of the window to browse your changes.</w:t>
      </w:r>
    </w:p>
    <w:p w14:paraId="39CFCED6" w14:textId="0ED831B9" w:rsidR="00EE0AF7" w:rsidRPr="005754CA" w:rsidRDefault="58853354" w:rsidP="5A21B260">
      <w:pPr>
        <w:pStyle w:val="ListParagraph"/>
        <w:numPr>
          <w:ilvl w:val="0"/>
          <w:numId w:val="3"/>
        </w:numPr>
        <w:rPr>
          <w:rFonts w:eastAsia="Segoe UI"/>
        </w:rPr>
      </w:pPr>
      <w:r w:rsidRPr="5A21B260">
        <w:rPr>
          <w:rFonts w:eastAsia="Segoe UI"/>
        </w:rPr>
        <w:t xml:space="preserve">Expected result: </w:t>
      </w:r>
    </w:p>
    <w:p w14:paraId="53ADBB8A" w14:textId="57956B58" w:rsidR="00EE0AF7" w:rsidRPr="00FD5751" w:rsidRDefault="0E93ECEF" w:rsidP="468B389B">
      <w:pPr>
        <w:pStyle w:val="BodyCopyNumbered"/>
        <w:numPr>
          <w:ilvl w:val="0"/>
          <w:numId w:val="0"/>
        </w:numPr>
        <w:jc w:val="center"/>
      </w:pPr>
      <w:r>
        <w:rPr>
          <w:noProof/>
        </w:rPr>
        <w:drawing>
          <wp:inline distT="0" distB="0" distL="0" distR="0" wp14:anchorId="22D93564" wp14:editId="35677125">
            <wp:extent cx="5495925" cy="2473166"/>
            <wp:effectExtent l="0" t="0" r="0" b="0"/>
            <wp:docPr id="655040129" name="Picture 65504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495925" cy="2473166"/>
                    </a:xfrm>
                    <a:prstGeom prst="rect">
                      <a:avLst/>
                    </a:prstGeom>
                  </pic:spPr>
                </pic:pic>
              </a:graphicData>
            </a:graphic>
          </wp:inline>
        </w:drawing>
      </w:r>
    </w:p>
    <w:p w14:paraId="743EA9C0" w14:textId="60AD40E0" w:rsidR="00EE0AF7" w:rsidRPr="00FD5751" w:rsidRDefault="1A3C8585" w:rsidP="468B389B">
      <w:pPr>
        <w:pStyle w:val="BodyCopyNumbered"/>
        <w:numPr>
          <w:ilvl w:val="0"/>
          <w:numId w:val="0"/>
        </w:numPr>
        <w:rPr>
          <w:rFonts w:ascii="Calibri" w:hAnsi="Calibri" w:cs="Calibri"/>
          <w:sz w:val="22"/>
          <w:szCs w:val="22"/>
        </w:rPr>
      </w:pPr>
      <w:r w:rsidRPr="468B389B">
        <w:rPr>
          <w:rFonts w:eastAsia="Segoe UI"/>
        </w:rPr>
        <w:t>Note: The jobs created in the earlier steps will appear; however, no records in the list are clickable</w:t>
      </w:r>
      <w:r w:rsidRPr="468B389B">
        <w:rPr>
          <w:rFonts w:ascii="Calibri" w:hAnsi="Calibri" w:cs="Calibri"/>
          <w:sz w:val="22"/>
          <w:szCs w:val="22"/>
        </w:rPr>
        <w:t xml:space="preserve"> </w:t>
      </w:r>
      <w:r w:rsidR="480F8B4E" w:rsidRPr="468B389B">
        <w:rPr>
          <w:rFonts w:ascii="Calibri" w:hAnsi="Calibri" w:cs="Calibri"/>
          <w:sz w:val="22"/>
          <w:szCs w:val="22"/>
        </w:rPr>
        <w:t> </w:t>
      </w:r>
    </w:p>
    <w:p w14:paraId="23032BEE" w14:textId="252DF5C6" w:rsidR="00EE0AF7" w:rsidRDefault="55E629CB" w:rsidP="5A21B260">
      <w:pPr>
        <w:pStyle w:val="BodyCopyNumbered"/>
        <w:numPr>
          <w:ilvl w:val="0"/>
          <w:numId w:val="3"/>
        </w:numPr>
        <w:rPr>
          <w:i w:val="0"/>
          <w:iCs w:val="0"/>
        </w:rPr>
      </w:pPr>
      <w:r w:rsidRPr="5A21B260">
        <w:rPr>
          <w:i w:val="0"/>
          <w:iCs w:val="0"/>
        </w:rPr>
        <w:t xml:space="preserve">Navigate back to the </w:t>
      </w:r>
      <w:r w:rsidR="518A2002" w:rsidRPr="5A21B260">
        <w:rPr>
          <w:b/>
          <w:bCs/>
          <w:i w:val="0"/>
          <w:iCs w:val="0"/>
        </w:rPr>
        <w:t>Design</w:t>
      </w:r>
      <w:r w:rsidRPr="5A21B260">
        <w:rPr>
          <w:b/>
          <w:bCs/>
          <w:i w:val="0"/>
          <w:iCs w:val="0"/>
        </w:rPr>
        <w:t xml:space="preserve"> Studio</w:t>
      </w:r>
      <w:r w:rsidRPr="5A21B260">
        <w:rPr>
          <w:i w:val="0"/>
          <w:iCs w:val="0"/>
        </w:rPr>
        <w:t xml:space="preserve"> tab of your browser.</w:t>
      </w:r>
    </w:p>
    <w:p w14:paraId="4BB902A1" w14:textId="77777777" w:rsidR="00EE0AF7" w:rsidRDefault="55E629CB" w:rsidP="5A21B260">
      <w:pPr>
        <w:pStyle w:val="BodyCopyNumbered"/>
        <w:numPr>
          <w:ilvl w:val="0"/>
          <w:numId w:val="3"/>
        </w:numPr>
        <w:rPr>
          <w:i w:val="0"/>
          <w:iCs w:val="0"/>
        </w:rPr>
      </w:pPr>
      <w:r w:rsidRPr="5A21B260">
        <w:rPr>
          <w:rFonts w:ascii="Segoe UI" w:hAnsi="Segoe UI" w:cs="Segoe UI"/>
          <w:i w:val="0"/>
          <w:iCs w:val="0"/>
        </w:rPr>
        <w:t xml:space="preserve">Select the </w:t>
      </w:r>
      <w:r w:rsidRPr="5A21B260">
        <w:rPr>
          <w:rFonts w:ascii="Segoe UI" w:hAnsi="Segoe UI" w:cs="Segoe UI"/>
          <w:b/>
          <w:bCs/>
          <w:i w:val="0"/>
          <w:iCs w:val="0"/>
        </w:rPr>
        <w:t xml:space="preserve">List </w:t>
      </w:r>
      <w:r w:rsidRPr="5A21B260">
        <w:rPr>
          <w:rFonts w:ascii="Segoe UI" w:hAnsi="Segoe UI" w:cs="Segoe UI"/>
          <w:i w:val="0"/>
          <w:iCs w:val="0"/>
        </w:rPr>
        <w:t xml:space="preserve">that you already added to the page. </w:t>
      </w:r>
    </w:p>
    <w:p w14:paraId="57B51F6D" w14:textId="07DAFD17" w:rsidR="00EE0AF7" w:rsidRDefault="64B5C4FF" w:rsidP="5A21B260">
      <w:pPr>
        <w:pStyle w:val="BodyCopyNumbered"/>
        <w:numPr>
          <w:ilvl w:val="0"/>
          <w:numId w:val="3"/>
        </w:numPr>
        <w:rPr>
          <w:i w:val="0"/>
          <w:iCs w:val="0"/>
        </w:rPr>
      </w:pPr>
      <w:r w:rsidRPr="5A21B260">
        <w:rPr>
          <w:rFonts w:ascii="Segoe UI" w:hAnsi="Segoe UI" w:cs="Segoe UI"/>
          <w:i w:val="0"/>
          <w:iCs w:val="0"/>
        </w:rPr>
        <w:t xml:space="preserve">Select </w:t>
      </w:r>
      <w:r w:rsidRPr="5A21B260">
        <w:rPr>
          <w:rFonts w:ascii="Segoe UI" w:hAnsi="Segoe UI" w:cs="Segoe UI"/>
          <w:b/>
          <w:bCs/>
          <w:i w:val="0"/>
          <w:iCs w:val="0"/>
        </w:rPr>
        <w:t xml:space="preserve">Edit list </w:t>
      </w:r>
      <w:r w:rsidRPr="5A21B260">
        <w:rPr>
          <w:rFonts w:ascii="Segoe UI" w:hAnsi="Segoe UI" w:cs="Segoe UI"/>
          <w:i w:val="0"/>
          <w:iCs w:val="0"/>
        </w:rPr>
        <w:t>in the options bar.</w:t>
      </w:r>
    </w:p>
    <w:p w14:paraId="6CBC6C7F" w14:textId="449B4B3B" w:rsidR="00EE0AF7" w:rsidRDefault="4F4D3956" w:rsidP="468B389B">
      <w:pPr>
        <w:jc w:val="center"/>
      </w:pPr>
      <w:r>
        <w:rPr>
          <w:noProof/>
        </w:rPr>
        <w:drawing>
          <wp:inline distT="0" distB="0" distL="0" distR="0" wp14:anchorId="28547932" wp14:editId="006CBA89">
            <wp:extent cx="4572000" cy="866361"/>
            <wp:effectExtent l="0" t="0" r="0" b="0"/>
            <wp:docPr id="1577565970" name="Picture 1577565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extLst>
                        <a:ext uri="{28A0092B-C50C-407E-A947-70E740481C1C}">
                          <a14:useLocalDpi xmlns:a14="http://schemas.microsoft.com/office/drawing/2010/main" val="0"/>
                        </a:ext>
                      </a:extLst>
                    </a:blip>
                    <a:srcRect t="21589"/>
                    <a:stretch/>
                  </pic:blipFill>
                  <pic:spPr bwMode="auto">
                    <a:xfrm>
                      <a:off x="0" y="0"/>
                      <a:ext cx="4572000" cy="866361"/>
                    </a:xfrm>
                    <a:prstGeom prst="rect">
                      <a:avLst/>
                    </a:prstGeom>
                    <a:ln>
                      <a:noFill/>
                    </a:ln>
                    <a:extLst>
                      <a:ext uri="{53640926-AAD7-44D8-BBD7-CCE9431645EC}">
                        <a14:shadowObscured xmlns:a14="http://schemas.microsoft.com/office/drawing/2010/main"/>
                      </a:ext>
                    </a:extLst>
                  </pic:spPr>
                </pic:pic>
              </a:graphicData>
            </a:graphic>
          </wp:inline>
        </w:drawing>
      </w:r>
    </w:p>
    <w:p w14:paraId="5B3EFED3" w14:textId="783F351F" w:rsidR="00EE0AF7" w:rsidRDefault="00EE0AF7" w:rsidP="468B389B">
      <w:pPr>
        <w:jc w:val="center"/>
      </w:pPr>
    </w:p>
    <w:p w14:paraId="114ABA57" w14:textId="36F78E4F" w:rsidR="00AB4398" w:rsidRPr="00F356E2" w:rsidRDefault="20F5FD40" w:rsidP="00F356E2">
      <w:pPr>
        <w:pStyle w:val="BodyCopyNumbered"/>
        <w:numPr>
          <w:ilvl w:val="0"/>
          <w:numId w:val="3"/>
        </w:numPr>
        <w:spacing w:after="0" w:line="259" w:lineRule="auto"/>
        <w:rPr>
          <w:i w:val="0"/>
          <w:iCs w:val="0"/>
        </w:rPr>
      </w:pPr>
      <w:r w:rsidRPr="5A21B260">
        <w:rPr>
          <w:i w:val="0"/>
          <w:iCs w:val="0"/>
        </w:rPr>
        <w:t>Navigate to the</w:t>
      </w:r>
      <w:r w:rsidRPr="5A21B260">
        <w:rPr>
          <w:b/>
          <w:bCs/>
          <w:i w:val="0"/>
          <w:iCs w:val="0"/>
        </w:rPr>
        <w:t xml:space="preserve"> </w:t>
      </w:r>
      <w:r w:rsidR="00861C15">
        <w:rPr>
          <w:b/>
          <w:bCs/>
          <w:i w:val="0"/>
          <w:iCs w:val="0"/>
        </w:rPr>
        <w:t>Actions</w:t>
      </w:r>
      <w:r w:rsidRPr="5A21B260">
        <w:rPr>
          <w:i w:val="0"/>
          <w:iCs w:val="0"/>
        </w:rPr>
        <w:t xml:space="preserve"> tab and toggle </w:t>
      </w:r>
      <w:r w:rsidRPr="5A21B260">
        <w:rPr>
          <w:b/>
          <w:bCs/>
          <w:i w:val="0"/>
          <w:iCs w:val="0"/>
        </w:rPr>
        <w:t xml:space="preserve">View </w:t>
      </w:r>
      <w:r w:rsidR="1933C457" w:rsidRPr="5A21B260">
        <w:rPr>
          <w:b/>
          <w:bCs/>
          <w:i w:val="0"/>
          <w:iCs w:val="0"/>
        </w:rPr>
        <w:t>d</w:t>
      </w:r>
      <w:r w:rsidRPr="5A21B260">
        <w:rPr>
          <w:b/>
          <w:bCs/>
          <w:i w:val="0"/>
          <w:iCs w:val="0"/>
        </w:rPr>
        <w:t>etails</w:t>
      </w:r>
      <w:r w:rsidRPr="5A21B260">
        <w:rPr>
          <w:i w:val="0"/>
          <w:iCs w:val="0"/>
        </w:rPr>
        <w:t xml:space="preserve"> on.</w:t>
      </w:r>
    </w:p>
    <w:p w14:paraId="097AB8B6" w14:textId="09C0C2CA" w:rsidR="00EE0AF7" w:rsidRDefault="45FD50E6" w:rsidP="5A21B260">
      <w:pPr>
        <w:pStyle w:val="BodyCopyNumbered"/>
        <w:numPr>
          <w:ilvl w:val="0"/>
          <w:numId w:val="3"/>
        </w:numPr>
        <w:spacing w:after="0" w:line="259" w:lineRule="auto"/>
        <w:rPr>
          <w:i w:val="0"/>
          <w:iCs w:val="0"/>
        </w:rPr>
      </w:pPr>
      <w:r w:rsidRPr="5A21B260">
        <w:rPr>
          <w:i w:val="0"/>
          <w:iCs w:val="0"/>
        </w:rPr>
        <w:t>Enter the following information:</w:t>
      </w:r>
    </w:p>
    <w:p w14:paraId="79132E90" w14:textId="5C5C9063" w:rsidR="00EE0AF7" w:rsidRDefault="45FD50E6" w:rsidP="5A21B260">
      <w:pPr>
        <w:pStyle w:val="BodyCopyNumbered"/>
        <w:numPr>
          <w:ilvl w:val="1"/>
          <w:numId w:val="3"/>
        </w:numPr>
        <w:spacing w:after="0" w:line="259" w:lineRule="auto"/>
        <w:rPr>
          <w:i w:val="0"/>
          <w:iCs w:val="0"/>
        </w:rPr>
      </w:pPr>
      <w:r w:rsidRPr="5A21B260">
        <w:rPr>
          <w:i w:val="0"/>
          <w:iCs w:val="0"/>
        </w:rPr>
        <w:t>Target type: Form</w:t>
      </w:r>
    </w:p>
    <w:p w14:paraId="1E7D265F" w14:textId="564A4E93" w:rsidR="00EE0AF7" w:rsidRDefault="45FD50E6" w:rsidP="5A21B260">
      <w:pPr>
        <w:pStyle w:val="BodyCopyNumbered"/>
        <w:numPr>
          <w:ilvl w:val="1"/>
          <w:numId w:val="3"/>
        </w:numPr>
        <w:spacing w:after="0" w:line="259" w:lineRule="auto"/>
        <w:rPr>
          <w:i w:val="0"/>
          <w:iCs w:val="0"/>
        </w:rPr>
      </w:pPr>
      <w:r w:rsidRPr="5A21B260">
        <w:rPr>
          <w:i w:val="0"/>
          <w:iCs w:val="0"/>
        </w:rPr>
        <w:t>Form: Job Posting</w:t>
      </w:r>
    </w:p>
    <w:p w14:paraId="0ADD7BB4" w14:textId="46E364E9" w:rsidR="00EE0AF7" w:rsidRDefault="45FD50E6" w:rsidP="468B389B">
      <w:pPr>
        <w:pStyle w:val="NormalWeb"/>
        <w:spacing w:before="0" w:beforeAutospacing="0" w:after="0" w:afterAutospacing="0"/>
        <w:ind w:left="1161"/>
        <w:jc w:val="center"/>
      </w:pPr>
      <w:commentRangeStart w:id="30"/>
      <w:r>
        <w:rPr>
          <w:noProof/>
        </w:rPr>
        <w:drawing>
          <wp:inline distT="0" distB="0" distL="0" distR="0" wp14:anchorId="64DF0009" wp14:editId="63FDC9BC">
            <wp:extent cx="4276725" cy="2860060"/>
            <wp:effectExtent l="0" t="0" r="0" b="0"/>
            <wp:docPr id="954961204" name="Picture 95496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276725" cy="2860060"/>
                    </a:xfrm>
                    <a:prstGeom prst="rect">
                      <a:avLst/>
                    </a:prstGeom>
                  </pic:spPr>
                </pic:pic>
              </a:graphicData>
            </a:graphic>
          </wp:inline>
        </w:drawing>
      </w:r>
      <w:commentRangeEnd w:id="30"/>
      <w:r w:rsidR="00B71B76">
        <w:rPr>
          <w:rStyle w:val="CommentReference"/>
          <w:rFonts w:cs="Segoe UI"/>
          <w:color w:val="000000" w:themeColor="text1"/>
          <w:kern w:val="24"/>
        </w:rPr>
        <w:commentReference w:id="30"/>
      </w:r>
    </w:p>
    <w:p w14:paraId="3ED35EB9" w14:textId="1250FD87" w:rsidR="00EE0AF7" w:rsidRDefault="45FD50E6" w:rsidP="5A21B260">
      <w:pPr>
        <w:pStyle w:val="BodyCopyNumbered"/>
        <w:numPr>
          <w:ilvl w:val="0"/>
          <w:numId w:val="3"/>
        </w:numPr>
        <w:rPr>
          <w:rFonts w:eastAsiaTheme="minorEastAsia" w:cstheme="minorBidi"/>
          <w:i w:val="0"/>
          <w:iCs w:val="0"/>
        </w:rPr>
      </w:pPr>
      <w:r w:rsidRPr="5A21B260">
        <w:rPr>
          <w:rFonts w:eastAsiaTheme="minorEastAsia" w:cstheme="minorBidi"/>
          <w:i w:val="0"/>
          <w:iCs w:val="0"/>
        </w:rPr>
        <w:t xml:space="preserve">Click </w:t>
      </w:r>
      <w:r w:rsidR="00A915A7">
        <w:rPr>
          <w:rFonts w:eastAsiaTheme="minorEastAsia" w:cstheme="minorBidi"/>
          <w:b/>
          <w:bCs/>
          <w:i w:val="0"/>
          <w:iCs w:val="0"/>
        </w:rPr>
        <w:t>Done</w:t>
      </w:r>
      <w:r w:rsidRPr="5A21B260">
        <w:rPr>
          <w:rFonts w:eastAsiaTheme="minorEastAsia" w:cstheme="minorBidi"/>
          <w:b/>
          <w:bCs/>
          <w:i w:val="0"/>
          <w:iCs w:val="0"/>
        </w:rPr>
        <w:t>.</w:t>
      </w:r>
    </w:p>
    <w:p w14:paraId="2ADA4796" w14:textId="64B45025" w:rsidR="00EE0AF7" w:rsidRDefault="45FD50E6" w:rsidP="5A21B260">
      <w:pPr>
        <w:pStyle w:val="BodyCopyNumbered"/>
        <w:numPr>
          <w:ilvl w:val="0"/>
          <w:numId w:val="3"/>
        </w:numPr>
        <w:spacing w:line="259" w:lineRule="auto"/>
        <w:rPr>
          <w:rFonts w:eastAsiaTheme="minorEastAsia" w:cstheme="minorBidi"/>
          <w:i w:val="0"/>
          <w:iCs w:val="0"/>
        </w:rPr>
      </w:pPr>
      <w:r w:rsidRPr="5A21B260">
        <w:rPr>
          <w:i w:val="0"/>
          <w:iCs w:val="0"/>
        </w:rPr>
        <w:t>Select</w:t>
      </w:r>
      <w:r w:rsidRPr="5A21B260">
        <w:rPr>
          <w:b/>
          <w:bCs/>
          <w:i w:val="0"/>
          <w:iCs w:val="0"/>
        </w:rPr>
        <w:t xml:space="preserve"> Preview &gt; Desktop</w:t>
      </w:r>
      <w:r w:rsidRPr="5A21B260">
        <w:rPr>
          <w:i w:val="0"/>
          <w:iCs w:val="0"/>
        </w:rPr>
        <w:t xml:space="preserve"> in the upper right corner of the window.</w:t>
      </w:r>
    </w:p>
    <w:p w14:paraId="3EB8D251" w14:textId="504BA55D" w:rsidR="00EE0AF7" w:rsidRDefault="45FD50E6" w:rsidP="5A21B260">
      <w:pPr>
        <w:pStyle w:val="BodyCopyNumbered"/>
        <w:numPr>
          <w:ilvl w:val="0"/>
          <w:numId w:val="3"/>
        </w:numPr>
        <w:rPr>
          <w:i w:val="0"/>
          <w:iCs w:val="0"/>
        </w:rPr>
      </w:pPr>
      <w:r w:rsidRPr="5A21B260">
        <w:rPr>
          <w:i w:val="0"/>
          <w:iCs w:val="0"/>
        </w:rPr>
        <w:t>On your web page, select the title of job posting from the list displayed.</w:t>
      </w:r>
      <w:r w:rsidR="55E629CB" w:rsidRPr="5A21B260">
        <w:rPr>
          <w:i w:val="0"/>
          <w:iCs w:val="0"/>
        </w:rPr>
        <w:t xml:space="preserve"> </w:t>
      </w:r>
      <w:r w:rsidR="4ED146FF" w:rsidRPr="5A21B260">
        <w:rPr>
          <w:i w:val="0"/>
          <w:iCs w:val="0"/>
        </w:rPr>
        <w:t>A pop-up window will appear with the details of the job posting. Expected results:</w:t>
      </w:r>
    </w:p>
    <w:p w14:paraId="760C4166" w14:textId="06BFCEFD" w:rsidR="00EE0AF7" w:rsidRDefault="4ED146FF" w:rsidP="468B389B">
      <w:pPr>
        <w:jc w:val="center"/>
      </w:pPr>
      <w:r>
        <w:rPr>
          <w:noProof/>
        </w:rPr>
        <w:drawing>
          <wp:inline distT="0" distB="0" distL="0" distR="0" wp14:anchorId="5FA9E507" wp14:editId="0C67D974">
            <wp:extent cx="5139578" cy="2912428"/>
            <wp:effectExtent l="0" t="0" r="0" b="0"/>
            <wp:docPr id="1796801801" name="Picture 179680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139578" cy="2912428"/>
                    </a:xfrm>
                    <a:prstGeom prst="rect">
                      <a:avLst/>
                    </a:prstGeom>
                  </pic:spPr>
                </pic:pic>
              </a:graphicData>
            </a:graphic>
          </wp:inline>
        </w:drawing>
      </w:r>
    </w:p>
    <w:p w14:paraId="07C40A86" w14:textId="07328915" w:rsidR="00847538" w:rsidRPr="00F356E2" w:rsidRDefault="55E629CB" w:rsidP="00F356E2">
      <w:pPr>
        <w:pStyle w:val="BodyCopyNumbered"/>
        <w:numPr>
          <w:ilvl w:val="0"/>
          <w:numId w:val="3"/>
        </w:numPr>
        <w:rPr>
          <w:rFonts w:ascii="Segoe UI" w:hAnsi="Segoe UI" w:cs="Segoe UI"/>
          <w:i w:val="0"/>
          <w:iCs w:val="0"/>
        </w:rPr>
      </w:pPr>
      <w:r w:rsidRPr="5A21B260">
        <w:rPr>
          <w:rFonts w:ascii="Segoe UI" w:hAnsi="Segoe UI" w:cs="Segoe UI"/>
          <w:i w:val="0"/>
          <w:iCs w:val="0"/>
        </w:rPr>
        <w:lastRenderedPageBreak/>
        <w:t xml:space="preserve">Navigate </w:t>
      </w:r>
      <w:r w:rsidR="5A2D67CA" w:rsidRPr="5A21B260">
        <w:rPr>
          <w:rFonts w:ascii="Segoe UI" w:hAnsi="Segoe UI" w:cs="Segoe UI"/>
          <w:i w:val="0"/>
          <w:iCs w:val="0"/>
        </w:rPr>
        <w:t>back to the Design studio.</w:t>
      </w:r>
    </w:p>
    <w:p w14:paraId="4DEA5C26" w14:textId="591B7BD5" w:rsidR="00EE0AF7" w:rsidRDefault="5A2D67CA" w:rsidP="5A21B260">
      <w:pPr>
        <w:pStyle w:val="BodyCopyNumbered"/>
        <w:numPr>
          <w:ilvl w:val="0"/>
          <w:numId w:val="3"/>
        </w:numPr>
        <w:spacing w:after="0"/>
        <w:rPr>
          <w:rFonts w:ascii="Segoe UI" w:hAnsi="Segoe UI" w:cs="Segoe UI"/>
          <w:i w:val="0"/>
          <w:iCs w:val="0"/>
        </w:rPr>
      </w:pPr>
      <w:r w:rsidRPr="5A21B260">
        <w:rPr>
          <w:rFonts w:ascii="Segoe UI" w:hAnsi="Segoe UI" w:cs="Segoe UI"/>
          <w:i w:val="0"/>
          <w:iCs w:val="0"/>
        </w:rPr>
        <w:t xml:space="preserve">Select the ellipses </w:t>
      </w:r>
      <w:r w:rsidRPr="5A21B260">
        <w:rPr>
          <w:rFonts w:ascii="Segoe UI" w:hAnsi="Segoe UI" w:cs="Segoe UI"/>
          <w:b/>
          <w:bCs/>
          <w:i w:val="0"/>
          <w:iCs w:val="0"/>
        </w:rPr>
        <w:t xml:space="preserve">(…) </w:t>
      </w:r>
      <w:r w:rsidRPr="5A21B260">
        <w:rPr>
          <w:rFonts w:ascii="Segoe UI" w:hAnsi="Segoe UI" w:cs="Segoe UI"/>
          <w:i w:val="0"/>
          <w:iCs w:val="0"/>
        </w:rPr>
        <w:t xml:space="preserve">and then </w:t>
      </w:r>
      <w:r w:rsidRPr="5A21B260">
        <w:rPr>
          <w:rFonts w:ascii="Segoe UI" w:hAnsi="Segoe UI" w:cs="Segoe UI"/>
          <w:b/>
          <w:bCs/>
          <w:i w:val="0"/>
          <w:iCs w:val="0"/>
        </w:rPr>
        <w:t>Portal Management</w:t>
      </w:r>
      <w:r w:rsidRPr="5A21B260">
        <w:rPr>
          <w:rFonts w:ascii="Segoe UI" w:hAnsi="Segoe UI" w:cs="Segoe UI"/>
          <w:i w:val="0"/>
          <w:iCs w:val="0"/>
        </w:rPr>
        <w:t xml:space="preserve"> from the left navigation bar.</w:t>
      </w:r>
    </w:p>
    <w:p w14:paraId="3F2FC160" w14:textId="4D07EA3F" w:rsidR="00EE0AF7" w:rsidRDefault="50A1D31F" w:rsidP="468B389B">
      <w:pPr>
        <w:spacing w:after="0"/>
        <w:jc w:val="center"/>
      </w:pPr>
      <w:r>
        <w:rPr>
          <w:noProof/>
        </w:rPr>
        <w:drawing>
          <wp:inline distT="0" distB="0" distL="0" distR="0" wp14:anchorId="00123DAD" wp14:editId="65785D51">
            <wp:extent cx="3200400" cy="2590800"/>
            <wp:effectExtent l="0" t="0" r="0" b="0"/>
            <wp:docPr id="983346748" name="Picture 983346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200400" cy="2590800"/>
                    </a:xfrm>
                    <a:prstGeom prst="rect">
                      <a:avLst/>
                    </a:prstGeom>
                  </pic:spPr>
                </pic:pic>
              </a:graphicData>
            </a:graphic>
          </wp:inline>
        </w:drawing>
      </w:r>
    </w:p>
    <w:p w14:paraId="08AEAB0B" w14:textId="496643B5" w:rsidR="00EE0AF7" w:rsidRDefault="55E629CB" w:rsidP="5A21B260">
      <w:pPr>
        <w:pStyle w:val="BodyCopyNumbered"/>
        <w:numPr>
          <w:ilvl w:val="0"/>
          <w:numId w:val="3"/>
        </w:numPr>
        <w:rPr>
          <w:rFonts w:ascii="Segoe UI" w:hAnsi="Segoe UI" w:cs="Segoe UI"/>
          <w:i w:val="0"/>
          <w:iCs w:val="0"/>
        </w:rPr>
      </w:pPr>
      <w:r w:rsidRPr="5A21B260">
        <w:rPr>
          <w:rFonts w:ascii="Segoe UI" w:hAnsi="Segoe UI" w:cs="Segoe UI"/>
          <w:i w:val="0"/>
          <w:iCs w:val="0"/>
        </w:rPr>
        <w:t xml:space="preserve">From the </w:t>
      </w:r>
      <w:r w:rsidR="1708F13A" w:rsidRPr="5A21B260">
        <w:rPr>
          <w:rFonts w:ascii="Segoe UI" w:hAnsi="Segoe UI" w:cs="Segoe UI"/>
          <w:i w:val="0"/>
          <w:iCs w:val="0"/>
        </w:rPr>
        <w:t>left navigation bar</w:t>
      </w:r>
      <w:r w:rsidRPr="5A21B260">
        <w:rPr>
          <w:rFonts w:ascii="Segoe UI" w:hAnsi="Segoe UI" w:cs="Segoe UI"/>
          <w:i w:val="0"/>
          <w:iCs w:val="0"/>
        </w:rPr>
        <w:t>, click on</w:t>
      </w:r>
      <w:r w:rsidRPr="5A21B260">
        <w:rPr>
          <w:rFonts w:ascii="Segoe UI" w:hAnsi="Segoe UI" w:cs="Segoe UI"/>
          <w:b/>
          <w:bCs/>
          <w:i w:val="0"/>
          <w:iCs w:val="0"/>
        </w:rPr>
        <w:t xml:space="preserve"> Lists</w:t>
      </w:r>
      <w:r w:rsidR="43B836F2" w:rsidRPr="5A21B260">
        <w:rPr>
          <w:rFonts w:ascii="Segoe UI" w:hAnsi="Segoe UI" w:cs="Segoe UI"/>
          <w:i w:val="0"/>
          <w:iCs w:val="0"/>
        </w:rPr>
        <w:t xml:space="preserve"> beneath the </w:t>
      </w:r>
      <w:r w:rsidR="43B836F2" w:rsidRPr="5A21B260">
        <w:rPr>
          <w:rFonts w:ascii="Segoe UI" w:hAnsi="Segoe UI" w:cs="Segoe UI"/>
          <w:b/>
          <w:bCs/>
          <w:i w:val="0"/>
          <w:iCs w:val="0"/>
        </w:rPr>
        <w:t>Content</w:t>
      </w:r>
      <w:r w:rsidR="43B836F2" w:rsidRPr="5A21B260">
        <w:rPr>
          <w:rFonts w:ascii="Segoe UI" w:hAnsi="Segoe UI" w:cs="Segoe UI"/>
          <w:i w:val="0"/>
          <w:iCs w:val="0"/>
        </w:rPr>
        <w:t xml:space="preserve"> section</w:t>
      </w:r>
      <w:r w:rsidRPr="5A21B260">
        <w:rPr>
          <w:rFonts w:ascii="Segoe UI" w:hAnsi="Segoe UI" w:cs="Segoe UI"/>
          <w:i w:val="0"/>
          <w:iCs w:val="0"/>
        </w:rPr>
        <w:t>.</w:t>
      </w:r>
    </w:p>
    <w:p w14:paraId="51FDAF6F" w14:textId="6E5FD863" w:rsidR="00EE0AF7" w:rsidRDefault="72538716" w:rsidP="5A21B260">
      <w:pPr>
        <w:pStyle w:val="BodyCopyNumbered"/>
        <w:numPr>
          <w:ilvl w:val="0"/>
          <w:numId w:val="3"/>
        </w:numPr>
        <w:rPr>
          <w:i w:val="0"/>
          <w:iCs w:val="0"/>
        </w:rPr>
      </w:pPr>
      <w:r w:rsidRPr="5A21B260">
        <w:rPr>
          <w:rFonts w:ascii="Segoe UI" w:hAnsi="Segoe UI" w:cs="Segoe UI"/>
          <w:i w:val="0"/>
          <w:iCs w:val="0"/>
        </w:rPr>
        <w:t>Note that a new list record has been created corresponding to what you just created in</w:t>
      </w:r>
      <w:r w:rsidR="4EEC16B1" w:rsidRPr="5A21B260">
        <w:rPr>
          <w:rFonts w:ascii="Segoe UI" w:hAnsi="Segoe UI" w:cs="Segoe UI"/>
          <w:i w:val="0"/>
          <w:iCs w:val="0"/>
        </w:rPr>
        <w:t xml:space="preserve"> the</w:t>
      </w:r>
      <w:r w:rsidRPr="5A21B260">
        <w:rPr>
          <w:rFonts w:ascii="Segoe UI" w:hAnsi="Segoe UI" w:cs="Segoe UI"/>
          <w:i w:val="0"/>
          <w:iCs w:val="0"/>
        </w:rPr>
        <w:t xml:space="preserve"> </w:t>
      </w:r>
      <w:r w:rsidR="03B1BC29" w:rsidRPr="5A21B260">
        <w:rPr>
          <w:rFonts w:ascii="Segoe UI" w:hAnsi="Segoe UI" w:cs="Segoe UI"/>
          <w:b/>
          <w:bCs/>
          <w:i w:val="0"/>
          <w:iCs w:val="0"/>
        </w:rPr>
        <w:t>Design</w:t>
      </w:r>
      <w:r w:rsidR="03B1BC29" w:rsidRPr="5A21B260">
        <w:rPr>
          <w:rFonts w:ascii="Segoe UI" w:hAnsi="Segoe UI" w:cs="Segoe UI"/>
          <w:i w:val="0"/>
          <w:iCs w:val="0"/>
        </w:rPr>
        <w:t xml:space="preserve"> </w:t>
      </w:r>
      <w:r w:rsidRPr="5A21B260">
        <w:rPr>
          <w:rFonts w:ascii="Segoe UI" w:hAnsi="Segoe UI" w:cs="Segoe UI"/>
          <w:b/>
          <w:bCs/>
          <w:i w:val="0"/>
          <w:iCs w:val="0"/>
        </w:rPr>
        <w:t>Studio</w:t>
      </w:r>
      <w:r w:rsidRPr="5A21B260">
        <w:rPr>
          <w:rFonts w:ascii="Segoe UI" w:hAnsi="Segoe UI" w:cs="Segoe UI"/>
          <w:i w:val="0"/>
          <w:iCs w:val="0"/>
        </w:rPr>
        <w:t>.</w:t>
      </w:r>
    </w:p>
    <w:p w14:paraId="0AC60D85" w14:textId="5F0E5334" w:rsidR="477FECF0" w:rsidRDefault="66145678" w:rsidP="468B389B">
      <w:pPr>
        <w:jc w:val="center"/>
      </w:pPr>
      <w:r>
        <w:rPr>
          <w:noProof/>
        </w:rPr>
        <w:drawing>
          <wp:inline distT="0" distB="0" distL="0" distR="0" wp14:anchorId="016484F8" wp14:editId="6A434302">
            <wp:extent cx="3468694" cy="3367524"/>
            <wp:effectExtent l="0" t="0" r="0" b="0"/>
            <wp:docPr id="1177024480" name="Picture 117702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468694" cy="3367524"/>
                    </a:xfrm>
                    <a:prstGeom prst="rect">
                      <a:avLst/>
                    </a:prstGeom>
                  </pic:spPr>
                </pic:pic>
              </a:graphicData>
            </a:graphic>
          </wp:inline>
        </w:drawing>
      </w:r>
    </w:p>
    <w:p w14:paraId="0947945F" w14:textId="4C3A0410" w:rsidR="477FECF0" w:rsidRDefault="32AC9EA2" w:rsidP="468B389B">
      <w:pPr>
        <w:jc w:val="center"/>
      </w:pPr>
      <w:r w:rsidRPr="468B389B">
        <w:rPr>
          <w:rFonts w:eastAsia="Segoe UI"/>
          <w:u w:val="single"/>
        </w:rPr>
        <w:t xml:space="preserve">You have completed Lab </w:t>
      </w:r>
      <w:r w:rsidR="7F060207" w:rsidRPr="468B389B">
        <w:rPr>
          <w:rFonts w:eastAsia="Segoe UI"/>
          <w:u w:val="single"/>
        </w:rPr>
        <w:t>3</w:t>
      </w:r>
      <w:r w:rsidRPr="468B389B">
        <w:rPr>
          <w:rFonts w:eastAsia="Segoe UI"/>
          <w:u w:val="single"/>
        </w:rPr>
        <w:t>.</w:t>
      </w:r>
    </w:p>
    <w:sectPr w:rsidR="477FECF0" w:rsidSect="00C631C5">
      <w:headerReference w:type="first" r:id="rId54"/>
      <w:pgSz w:w="12240" w:h="15840" w:code="1"/>
      <w:pgMar w:top="2160" w:right="2880" w:bottom="1440" w:left="1080" w:header="1080" w:footer="36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Jairo Portela Sarmiento" w:date="2022-10-21T17:09:00Z" w:initials="JPS">
    <w:p w14:paraId="7E4C12D4" w14:textId="77777777" w:rsidR="005C00C6" w:rsidRDefault="005C00C6" w:rsidP="003068A7">
      <w:pPr>
        <w:pStyle w:val="CommentText"/>
      </w:pPr>
      <w:r>
        <w:rPr>
          <w:rStyle w:val="CommentReference"/>
        </w:rPr>
        <w:annotationRef/>
      </w:r>
      <w:r>
        <w:rPr>
          <w:lang w:val="en-CA"/>
        </w:rPr>
        <w:t>More details on how to do the centering might be good for really new users...even if we show them how to do it on screen before the lab.</w:t>
      </w:r>
    </w:p>
  </w:comment>
  <w:comment w:id="19" w:author="Jairo Portela Sarmiento" w:date="2022-10-21T17:10:00Z" w:initials="JPS">
    <w:p w14:paraId="4A8E8784" w14:textId="77777777" w:rsidR="005C00C6" w:rsidRDefault="005C00C6" w:rsidP="0069046A">
      <w:pPr>
        <w:pStyle w:val="CommentText"/>
      </w:pPr>
      <w:r>
        <w:rPr>
          <w:rStyle w:val="CommentReference"/>
        </w:rPr>
        <w:annotationRef/>
      </w:r>
      <w:r>
        <w:rPr>
          <w:lang w:val="en-CA"/>
        </w:rPr>
        <w:t>Image missing here?</w:t>
      </w:r>
    </w:p>
  </w:comment>
  <w:comment w:id="22" w:author="Jairo Portela Sarmiento" w:date="2022-10-21T17:14:00Z" w:initials="JPS">
    <w:p w14:paraId="0C3881C9" w14:textId="77777777" w:rsidR="005C00C6" w:rsidRDefault="005C00C6" w:rsidP="00E37E79">
      <w:pPr>
        <w:pStyle w:val="CommentText"/>
      </w:pPr>
      <w:r>
        <w:rPr>
          <w:rStyle w:val="CommentReference"/>
        </w:rPr>
        <w:annotationRef/>
      </w:r>
      <w:r>
        <w:rPr>
          <w:lang w:val="en-CA"/>
        </w:rPr>
        <w:t>This image should be under #15 or #16</w:t>
      </w:r>
    </w:p>
  </w:comment>
  <w:comment w:id="25" w:author="Jairo Portela Sarmiento" w:date="2022-10-21T17:23:00Z" w:initials="JPS">
    <w:p w14:paraId="663A6783" w14:textId="77777777" w:rsidR="00855C58" w:rsidRDefault="00855C58" w:rsidP="00993357">
      <w:pPr>
        <w:pStyle w:val="CommentText"/>
      </w:pPr>
      <w:r>
        <w:rPr>
          <w:rStyle w:val="CommentReference"/>
        </w:rPr>
        <w:annotationRef/>
      </w:r>
      <w:r>
        <w:rPr>
          <w:lang w:val="en-CA"/>
        </w:rPr>
        <w:t>I think this should be "lefthand" navigation</w:t>
      </w:r>
    </w:p>
  </w:comment>
  <w:comment w:id="27" w:author="Jairo Portela Sarmiento" w:date="2022-10-21T17:50:00Z" w:initials="JPS">
    <w:p w14:paraId="37D2840F" w14:textId="77777777" w:rsidR="00E76EB4" w:rsidRDefault="00E76EB4" w:rsidP="002D7B87">
      <w:pPr>
        <w:pStyle w:val="CommentText"/>
      </w:pPr>
      <w:r>
        <w:rPr>
          <w:rStyle w:val="CommentReference"/>
        </w:rPr>
        <w:annotationRef/>
      </w:r>
      <w:r>
        <w:rPr>
          <w:lang w:val="en-CA"/>
        </w:rPr>
        <w:t>I think this should be "Open Positions - Anonymous users"?</w:t>
      </w:r>
    </w:p>
  </w:comment>
  <w:comment w:id="28" w:author="Jairo Portela Sarmiento" w:date="2022-10-21T17:36:00Z" w:initials="JPS">
    <w:p w14:paraId="5AB8640D" w14:textId="2F5F0BD9" w:rsidR="0049648E" w:rsidRDefault="0049648E" w:rsidP="00F8133C">
      <w:pPr>
        <w:pStyle w:val="CommentText"/>
      </w:pPr>
      <w:r>
        <w:rPr>
          <w:rStyle w:val="CommentReference"/>
        </w:rPr>
        <w:annotationRef/>
      </w:r>
      <w:r>
        <w:rPr>
          <w:lang w:val="en-CA"/>
        </w:rPr>
        <w:t>Don't we need a "Sync" here before viewing it?</w:t>
      </w:r>
    </w:p>
  </w:comment>
  <w:comment w:id="29" w:author="Jairo Portela Sarmiento" w:date="2022-10-21T17:38:00Z" w:initials="JPS">
    <w:p w14:paraId="5E33795E" w14:textId="77777777" w:rsidR="0049648E" w:rsidRDefault="0049648E" w:rsidP="005A3113">
      <w:pPr>
        <w:pStyle w:val="CommentText"/>
      </w:pPr>
      <w:r>
        <w:rPr>
          <w:rStyle w:val="CommentReference"/>
        </w:rPr>
        <w:annotationRef/>
      </w:r>
      <w:r>
        <w:rPr>
          <w:lang w:val="en-CA"/>
        </w:rPr>
        <w:t>No, not needed, I was wrong!</w:t>
      </w:r>
    </w:p>
  </w:comment>
  <w:comment w:id="30" w:author="Jairo Portela Sarmiento" w:date="2022-10-21T18:00:00Z" w:initials="JPS">
    <w:p w14:paraId="38E003FE" w14:textId="77777777" w:rsidR="00B71B76" w:rsidRDefault="00B71B76" w:rsidP="00655F85">
      <w:pPr>
        <w:pStyle w:val="CommentText"/>
      </w:pPr>
      <w:r>
        <w:rPr>
          <w:rStyle w:val="CommentReference"/>
        </w:rPr>
        <w:annotationRef/>
      </w:r>
      <w:r>
        <w:rPr>
          <w:lang w:val="en-CA"/>
        </w:rPr>
        <w:t>Reusing the same "Job Posting" basic form created some steps before (and later deleted), caused this to fail because the former basic form was created to "edit" and not "read only" as this should be. We should ask them to create a new one here maybe?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4C12D4" w15:done="1"/>
  <w15:commentEx w15:paraId="4A8E8784" w15:done="1"/>
  <w15:commentEx w15:paraId="0C3881C9" w15:done="1"/>
  <w15:commentEx w15:paraId="663A6783" w15:done="1"/>
  <w15:commentEx w15:paraId="37D2840F" w15:done="1"/>
  <w15:commentEx w15:paraId="5AB8640D" w15:done="1"/>
  <w15:commentEx w15:paraId="5E33795E" w15:paraIdParent="5AB8640D" w15:done="1"/>
  <w15:commentEx w15:paraId="38E003F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FD50D7" w16cex:dateUtc="2022-10-21T23:09:00Z"/>
  <w16cex:commentExtensible w16cex:durableId="26FD50E8" w16cex:dateUtc="2022-10-21T23:10:00Z"/>
  <w16cex:commentExtensible w16cex:durableId="26FD5202" w16cex:dateUtc="2022-10-21T23:14:00Z"/>
  <w16cex:commentExtensible w16cex:durableId="26FD541E" w16cex:dateUtc="2022-10-21T23:23:00Z"/>
  <w16cex:commentExtensible w16cex:durableId="26FD5A5D" w16cex:dateUtc="2022-10-21T23:50:00Z"/>
  <w16cex:commentExtensible w16cex:durableId="26FD570C" w16cex:dateUtc="2022-10-21T23:36:00Z"/>
  <w16cex:commentExtensible w16cex:durableId="26FD5782" w16cex:dateUtc="2022-10-21T23:38:00Z"/>
  <w16cex:commentExtensible w16cex:durableId="26FD5CD3" w16cex:dateUtc="2022-10-22T0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4C12D4" w16cid:durableId="26FD50D7"/>
  <w16cid:commentId w16cid:paraId="4A8E8784" w16cid:durableId="26FD50E8"/>
  <w16cid:commentId w16cid:paraId="0C3881C9" w16cid:durableId="26FD5202"/>
  <w16cid:commentId w16cid:paraId="663A6783" w16cid:durableId="26FD541E"/>
  <w16cid:commentId w16cid:paraId="37D2840F" w16cid:durableId="26FD5A5D"/>
  <w16cid:commentId w16cid:paraId="5AB8640D" w16cid:durableId="26FD570C"/>
  <w16cid:commentId w16cid:paraId="5E33795E" w16cid:durableId="26FD5782"/>
  <w16cid:commentId w16cid:paraId="38E003FE" w16cid:durableId="26FD5C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8FE54" w14:textId="77777777" w:rsidR="00E57457" w:rsidRDefault="00E57457" w:rsidP="004D4341">
      <w:r>
        <w:separator/>
      </w:r>
    </w:p>
  </w:endnote>
  <w:endnote w:type="continuationSeparator" w:id="0">
    <w:p w14:paraId="410C9E39" w14:textId="77777777" w:rsidR="00E57457" w:rsidRDefault="00E57457" w:rsidP="004D4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imes New Roman (Headings CS)">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8A0B7" w14:textId="77777777" w:rsidR="003B4C9E" w:rsidRDefault="00513CEF" w:rsidP="00B145BC">
    <w:pPr>
      <w:pStyle w:val="Footer"/>
    </w:pPr>
    <w:r>
      <w:fldChar w:fldCharType="begin"/>
    </w:r>
    <w:r>
      <w:instrText xml:space="preserve"> PAGE   \* MERGEFORMAT </w:instrText>
    </w:r>
    <w:r>
      <w:fldChar w:fldCharType="separate"/>
    </w:r>
    <w:r>
      <w:t>1</w:t>
    </w:r>
    <w:r>
      <w:fldChar w:fldCharType="end"/>
    </w:r>
    <w:r w:rsidRPr="0079341E">
      <w:t xml:space="preserve"> </w:t>
    </w:r>
    <w:r>
      <w:tab/>
    </w:r>
  </w:p>
  <w:p w14:paraId="4E6E3F7D" w14:textId="791E445C" w:rsidR="003B4C9E" w:rsidRDefault="003B4C9E" w:rsidP="003B4C9E">
    <w:pPr>
      <w:pStyle w:val="Footer"/>
      <w:jc w:val="center"/>
    </w:pPr>
    <w:r>
      <w:t>© 2021 Microsoft Corporation</w:t>
    </w:r>
  </w:p>
  <w:p w14:paraId="19316400" w14:textId="7F3471DB" w:rsidR="003B4C9E" w:rsidRPr="0079341E" w:rsidRDefault="003B4C9E" w:rsidP="003B4C9E">
    <w:pPr>
      <w:pStyle w:val="Footer"/>
      <w:jc w:val="center"/>
    </w:pPr>
    <w:r>
      <w:t xml:space="preserve">Microsoft Confidential </w:t>
    </w:r>
  </w:p>
  <w:p w14:paraId="2D6032F9" w14:textId="77777777" w:rsidR="003B6683" w:rsidRPr="00513CEF" w:rsidRDefault="00F778E7" w:rsidP="00F778E7">
    <w:pPr>
      <w:pStyle w:val="Footer"/>
      <w:tabs>
        <w:tab w:val="left" w:pos="9164"/>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A5960" w14:textId="77777777" w:rsidR="003F313B" w:rsidRDefault="003F313B" w:rsidP="003F313B">
    <w:pPr>
      <w:pStyle w:val="Footer"/>
      <w:tabs>
        <w:tab w:val="left" w:pos="7560"/>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2C9EA" w14:textId="77777777" w:rsidR="00E57457" w:rsidRDefault="00E57457" w:rsidP="004D4341">
      <w:r>
        <w:separator/>
      </w:r>
    </w:p>
  </w:footnote>
  <w:footnote w:type="continuationSeparator" w:id="0">
    <w:p w14:paraId="52418FEE" w14:textId="77777777" w:rsidR="00E57457" w:rsidRDefault="00E57457" w:rsidP="004D43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0F04A" w14:textId="1E722192" w:rsidR="00AC5274" w:rsidRDefault="07F97DF0" w:rsidP="00AC5274">
    <w:pPr>
      <w:pStyle w:val="Header"/>
      <w:jc w:val="right"/>
    </w:pPr>
    <w:r>
      <w:t xml:space="preserve">Lab </w:t>
    </w:r>
    <w:r w:rsidR="001124D5">
      <w:t>3</w:t>
    </w:r>
    <w:r>
      <w:t xml:space="preserve">: </w:t>
    </w:r>
    <w:r w:rsidR="00EC73A7">
      <w:t xml:space="preserve">Basic </w:t>
    </w:r>
    <w:r>
      <w:t>Forms</w:t>
    </w:r>
    <w:r w:rsidR="00F2483E">
      <w:t xml:space="preserve">, </w:t>
    </w:r>
    <w:r>
      <w:t>Lists</w:t>
    </w:r>
    <w:r w:rsidR="00F2483E">
      <w:t xml:space="preserve"> and Secur</w:t>
    </w:r>
    <w:r w:rsidR="00CD27D4">
      <w:t>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17E32" w14:textId="77777777" w:rsidR="003B6683" w:rsidRPr="005F3A2F" w:rsidRDefault="003B6683" w:rsidP="00572028">
    <w:pPr>
      <w:pStyle w:val="Footer"/>
      <w:rPr>
        <w:vertAlign w:val="subscript"/>
      </w:rPr>
    </w:pPr>
    <w:r>
      <w:drawing>
        <wp:anchor distT="0" distB="0" distL="114300" distR="114300" simplePos="0" relativeHeight="251660800" behindDoc="1" locked="1" layoutInCell="1" allowOverlap="0" wp14:anchorId="43A261A9" wp14:editId="47896BBB">
          <wp:simplePos x="0" y="0"/>
          <wp:positionH relativeFrom="page">
            <wp:posOffset>697865</wp:posOffset>
          </wp:positionH>
          <wp:positionV relativeFrom="page">
            <wp:posOffset>690880</wp:posOffset>
          </wp:positionV>
          <wp:extent cx="1097280" cy="23749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stretch>
                    <a:fillRect/>
                  </a:stretch>
                </pic:blipFill>
                <pic:spPr bwMode="auto">
                  <a:xfrm>
                    <a:off x="0" y="0"/>
                    <a:ext cx="1097280" cy="23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3A2F">
      <w:softHyphen/>
    </w:r>
    <w:r w:rsidR="005F3A2F">
      <w:softHyphen/>
    </w:r>
    <w:r w:rsidR="005F3A2F">
      <w:rPr>
        <w:vertAlign w:val="subscript"/>
      </w:rPr>
      <w:softHyphen/>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10EAE" w14:textId="77777777" w:rsidR="003B6683" w:rsidRDefault="003B6683" w:rsidP="004D4341">
    <w:r>
      <w:rPr>
        <w:noProof/>
      </w:rPr>
      <w:drawing>
        <wp:anchor distT="0" distB="0" distL="114300" distR="114300" simplePos="0" relativeHeight="251664384" behindDoc="1" locked="1" layoutInCell="1" allowOverlap="0" wp14:anchorId="384572E7" wp14:editId="5B55E0EF">
          <wp:simplePos x="0" y="0"/>
          <wp:positionH relativeFrom="page">
            <wp:posOffset>731520</wp:posOffset>
          </wp:positionH>
          <wp:positionV relativeFrom="page">
            <wp:posOffset>365760</wp:posOffset>
          </wp:positionV>
          <wp:extent cx="1188720" cy="274320"/>
          <wp:effectExtent l="0" t="0" r="508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logo.png"/>
                  <pic:cNvPicPr/>
                </pic:nvPicPr>
                <pic:blipFill>
                  <a:blip r:embed="rId1">
                    <a:extLst>
                      <a:ext uri="{28A0092B-C50C-407E-A947-70E740481C1C}">
                        <a14:useLocalDpi xmlns:a14="http://schemas.microsoft.com/office/drawing/2010/main" val="0"/>
                      </a:ext>
                    </a:extLst>
                  </a:blip>
                  <a:stretch>
                    <a:fillRect/>
                  </a:stretch>
                </pic:blipFill>
                <pic:spPr>
                  <a:xfrm>
                    <a:off x="0" y="0"/>
                    <a:ext cx="1188720" cy="274320"/>
                  </a:xfrm>
                  <a:prstGeom prst="rect">
                    <a:avLst/>
                  </a:prstGeom>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textHash int2:hashCode="DtKoqDWzi3MtAn" int2:id="1mUsJHYS">
      <int2:state int2:value="Rejected" int2:type="AugLoop_Text_Critique"/>
    </int2:textHash>
    <int2:textHash int2:hashCode="LkIIYteHlrcmDY" int2:id="qRUuMiG5">
      <int2:state int2:value="Rejected" int2:type="AugLoop_Text_Critique"/>
    </int2:textHash>
    <int2:textHash int2:hashCode="qwzf4YNo38XZ0a" int2:id="JmzAoP3d">
      <int2:state int2:value="Rejected" int2:type="AugLoop_Text_Critique"/>
    </int2:textHash>
    <int2:textHash int2:hashCode="o//xtORa/+FDds" int2:id="ad5D4Y6E">
      <int2:state int2:value="Rejected" int2:type="AugLoop_Text_Critique"/>
    </int2:textHash>
    <int2:bookmark int2:bookmarkName="_Int_EiCzfjbH" int2:invalidationBookmarkName="" int2:hashCode="RoHRJMxsS3O6q/" int2:id="o1IGrKp4">
      <int2:state int2:value="Rejected" int2:type="AugLoop_Text_Critique"/>
    </int2:bookmark>
    <int2:bookmark int2:bookmarkName="_Int_AizgEcWH" int2:invalidationBookmarkName="" int2:hashCode="rxDvIN2QYLvurQ" int2:id="TOrqztNW">
      <int2:state int2:value="Rejected" int2:type="AugLoop_Text_Critique"/>
    </int2:bookmark>
    <int2:bookmark int2:bookmarkName="_Int_fWnqV9OH" int2:invalidationBookmarkName="" int2:hashCode="pQQf2qJBJifLEq" int2:id="mocolwtq">
      <int2:state int2:value="Rejected" int2:type="AugLoop_Text_Critique"/>
    </int2:bookmark>
    <int2:bookmark int2:bookmarkName="_Int_mVvOKhUQ" int2:invalidationBookmarkName="" int2:hashCode="4ASaZlGcrnEVmA" int2:id="tV49Yw2N">
      <int2:state int2:value="Rejected" int2:type="AugLoop_Text_Critique"/>
    </int2:bookmark>
    <int2:bookmark int2:bookmarkName="_Int_Y1qBh5nl" int2:invalidationBookmarkName="" int2:hashCode="Jp/jcz0XEIosby" int2:id="W3ache51">
      <int2:state int2:value="Rejected" int2:type="AugLoop_Text_Critique"/>
    </int2:bookmark>
    <int2:bookmark int2:bookmarkName="_Int_iqFEr5LW" int2:invalidationBookmarkName="" int2:hashCode="wQfQLAWAbwApwf" int2:id="sARlop6V">
      <int2:state int2:value="Rejected" int2:type="AugLoop_Text_Critique"/>
    </int2:bookmark>
    <int2:bookmark int2:bookmarkName="_Int_0Fne5ykK" int2:invalidationBookmarkName="" int2:hashCode="AfA4NzI6qzJAm7" int2:id="lK6pAGjH">
      <int2:state int2:value="Rejected" int2:type="AugLoop_Acronyms_AcronymsCritique"/>
    </int2:bookmark>
    <int2:bookmark int2:bookmarkName="_Int_Fakn2xN7" int2:invalidationBookmarkName="" int2:hashCode="tH82PitDDAZH8U" int2:id="tDg8xceg">
      <int2:state int2:value="Rejected" int2:type="AugLoop_Text_Critique"/>
    </int2:bookmark>
    <int2:bookmark int2:bookmarkName="_Int_cfVOLNiJ" int2:invalidationBookmarkName="" int2:hashCode="YYCWDix6GEYDoT" int2:id="U86Vqyu8">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57406"/>
    <w:multiLevelType w:val="hybridMultilevel"/>
    <w:tmpl w:val="6D04BA92"/>
    <w:lvl w:ilvl="0" w:tplc="0FD6EEEA">
      <w:start w:val="1"/>
      <w:numFmt w:val="decimal"/>
      <w:lvlText w:val="%1."/>
      <w:lvlJc w:val="left"/>
      <w:pPr>
        <w:ind w:left="720" w:hanging="360"/>
      </w:pPr>
    </w:lvl>
    <w:lvl w:ilvl="1" w:tplc="1BB4196E">
      <w:start w:val="4"/>
      <w:numFmt w:val="lowerLetter"/>
      <w:lvlText w:val="%2."/>
      <w:lvlJc w:val="left"/>
      <w:pPr>
        <w:ind w:left="1440" w:hanging="360"/>
      </w:pPr>
      <w:rPr>
        <w:rFonts w:ascii="Calibri" w:hAnsi="Calibri" w:hint="default"/>
      </w:rPr>
    </w:lvl>
    <w:lvl w:ilvl="2" w:tplc="E63289A8">
      <w:start w:val="1"/>
      <w:numFmt w:val="lowerRoman"/>
      <w:lvlText w:val="%3."/>
      <w:lvlJc w:val="right"/>
      <w:pPr>
        <w:ind w:left="2160" w:hanging="180"/>
      </w:pPr>
    </w:lvl>
    <w:lvl w:ilvl="3" w:tplc="64C68AB4">
      <w:start w:val="1"/>
      <w:numFmt w:val="decimal"/>
      <w:lvlText w:val="%4."/>
      <w:lvlJc w:val="left"/>
      <w:pPr>
        <w:ind w:left="2880" w:hanging="360"/>
      </w:pPr>
    </w:lvl>
    <w:lvl w:ilvl="4" w:tplc="A0B0323E">
      <w:start w:val="1"/>
      <w:numFmt w:val="lowerLetter"/>
      <w:lvlText w:val="%5."/>
      <w:lvlJc w:val="left"/>
      <w:pPr>
        <w:ind w:left="3600" w:hanging="360"/>
      </w:pPr>
    </w:lvl>
    <w:lvl w:ilvl="5" w:tplc="DCD0BF9A">
      <w:start w:val="1"/>
      <w:numFmt w:val="lowerRoman"/>
      <w:lvlText w:val="%6."/>
      <w:lvlJc w:val="right"/>
      <w:pPr>
        <w:ind w:left="4320" w:hanging="180"/>
      </w:pPr>
    </w:lvl>
    <w:lvl w:ilvl="6" w:tplc="0D64F758">
      <w:start w:val="1"/>
      <w:numFmt w:val="decimal"/>
      <w:lvlText w:val="%7."/>
      <w:lvlJc w:val="left"/>
      <w:pPr>
        <w:ind w:left="5040" w:hanging="360"/>
      </w:pPr>
    </w:lvl>
    <w:lvl w:ilvl="7" w:tplc="B090234A">
      <w:start w:val="1"/>
      <w:numFmt w:val="lowerLetter"/>
      <w:lvlText w:val="%8."/>
      <w:lvlJc w:val="left"/>
      <w:pPr>
        <w:ind w:left="5760" w:hanging="360"/>
      </w:pPr>
    </w:lvl>
    <w:lvl w:ilvl="8" w:tplc="0F56A6E8">
      <w:start w:val="1"/>
      <w:numFmt w:val="lowerRoman"/>
      <w:lvlText w:val="%9."/>
      <w:lvlJc w:val="right"/>
      <w:pPr>
        <w:ind w:left="6480" w:hanging="180"/>
      </w:pPr>
    </w:lvl>
  </w:abstractNum>
  <w:abstractNum w:abstractNumId="1" w15:restartNumberingAfterBreak="0">
    <w:nsid w:val="0B0C0C28"/>
    <w:multiLevelType w:val="hybridMultilevel"/>
    <w:tmpl w:val="14A0AEB6"/>
    <w:lvl w:ilvl="0" w:tplc="FA54037A">
      <w:start w:val="22"/>
      <w:numFmt w:val="decimal"/>
      <w:lvlText w:val="%1."/>
      <w:lvlJc w:val="left"/>
      <w:pPr>
        <w:ind w:left="720" w:hanging="360"/>
      </w:pPr>
    </w:lvl>
    <w:lvl w:ilvl="1" w:tplc="C7D4CCB2">
      <w:start w:val="1"/>
      <w:numFmt w:val="bullet"/>
      <w:lvlText w:val="o"/>
      <w:lvlJc w:val="left"/>
      <w:pPr>
        <w:ind w:left="1440" w:hanging="360"/>
      </w:pPr>
    </w:lvl>
    <w:lvl w:ilvl="2" w:tplc="6F0C9356">
      <w:start w:val="1"/>
      <w:numFmt w:val="lowerRoman"/>
      <w:lvlText w:val="%3."/>
      <w:lvlJc w:val="right"/>
      <w:pPr>
        <w:ind w:left="2160" w:hanging="180"/>
      </w:pPr>
    </w:lvl>
    <w:lvl w:ilvl="3" w:tplc="ADB21892">
      <w:start w:val="1"/>
      <w:numFmt w:val="decimal"/>
      <w:lvlText w:val="%4."/>
      <w:lvlJc w:val="left"/>
      <w:pPr>
        <w:ind w:left="2880" w:hanging="360"/>
      </w:pPr>
    </w:lvl>
    <w:lvl w:ilvl="4" w:tplc="E21CE8E4">
      <w:start w:val="1"/>
      <w:numFmt w:val="lowerLetter"/>
      <w:lvlText w:val="%5."/>
      <w:lvlJc w:val="left"/>
      <w:pPr>
        <w:ind w:left="3600" w:hanging="360"/>
      </w:pPr>
    </w:lvl>
    <w:lvl w:ilvl="5" w:tplc="192607AA">
      <w:start w:val="1"/>
      <w:numFmt w:val="lowerRoman"/>
      <w:lvlText w:val="%6."/>
      <w:lvlJc w:val="right"/>
      <w:pPr>
        <w:ind w:left="4320" w:hanging="180"/>
      </w:pPr>
    </w:lvl>
    <w:lvl w:ilvl="6" w:tplc="6E982D20">
      <w:start w:val="1"/>
      <w:numFmt w:val="decimal"/>
      <w:lvlText w:val="%7."/>
      <w:lvlJc w:val="left"/>
      <w:pPr>
        <w:ind w:left="5040" w:hanging="360"/>
      </w:pPr>
    </w:lvl>
    <w:lvl w:ilvl="7" w:tplc="7924DFE8">
      <w:start w:val="1"/>
      <w:numFmt w:val="lowerLetter"/>
      <w:lvlText w:val="%8."/>
      <w:lvlJc w:val="left"/>
      <w:pPr>
        <w:ind w:left="5760" w:hanging="360"/>
      </w:pPr>
    </w:lvl>
    <w:lvl w:ilvl="8" w:tplc="4202B930">
      <w:start w:val="1"/>
      <w:numFmt w:val="lowerRoman"/>
      <w:lvlText w:val="%9."/>
      <w:lvlJc w:val="right"/>
      <w:pPr>
        <w:ind w:left="6480" w:hanging="180"/>
      </w:pPr>
    </w:lvl>
  </w:abstractNum>
  <w:abstractNum w:abstractNumId="2" w15:restartNumberingAfterBreak="0">
    <w:nsid w:val="0E8C95D2"/>
    <w:multiLevelType w:val="hybridMultilevel"/>
    <w:tmpl w:val="8A2E927E"/>
    <w:lvl w:ilvl="0" w:tplc="7840BFCE">
      <w:start w:val="22"/>
      <w:numFmt w:val="decimal"/>
      <w:lvlText w:val="%1."/>
      <w:lvlJc w:val="left"/>
      <w:pPr>
        <w:ind w:left="360" w:hanging="360"/>
      </w:pPr>
    </w:lvl>
    <w:lvl w:ilvl="1" w:tplc="CC3A6E06">
      <w:start w:val="1"/>
      <w:numFmt w:val="lowerLetter"/>
      <w:lvlText w:val="%2."/>
      <w:lvlJc w:val="left"/>
      <w:pPr>
        <w:ind w:left="1440" w:hanging="360"/>
      </w:pPr>
    </w:lvl>
    <w:lvl w:ilvl="2" w:tplc="77987D0A">
      <w:start w:val="1"/>
      <w:numFmt w:val="lowerRoman"/>
      <w:lvlText w:val="%3."/>
      <w:lvlJc w:val="right"/>
      <w:pPr>
        <w:ind w:left="2160" w:hanging="180"/>
      </w:pPr>
    </w:lvl>
    <w:lvl w:ilvl="3" w:tplc="6A467392">
      <w:start w:val="1"/>
      <w:numFmt w:val="decimal"/>
      <w:lvlText w:val="%4."/>
      <w:lvlJc w:val="left"/>
      <w:pPr>
        <w:ind w:left="2880" w:hanging="360"/>
      </w:pPr>
    </w:lvl>
    <w:lvl w:ilvl="4" w:tplc="26863412">
      <w:start w:val="1"/>
      <w:numFmt w:val="lowerLetter"/>
      <w:lvlText w:val="%5."/>
      <w:lvlJc w:val="left"/>
      <w:pPr>
        <w:ind w:left="3600" w:hanging="360"/>
      </w:pPr>
    </w:lvl>
    <w:lvl w:ilvl="5" w:tplc="0846CB12">
      <w:start w:val="1"/>
      <w:numFmt w:val="lowerRoman"/>
      <w:lvlText w:val="%6."/>
      <w:lvlJc w:val="right"/>
      <w:pPr>
        <w:ind w:left="4320" w:hanging="180"/>
      </w:pPr>
    </w:lvl>
    <w:lvl w:ilvl="6" w:tplc="EC620BF2">
      <w:start w:val="1"/>
      <w:numFmt w:val="decimal"/>
      <w:lvlText w:val="%7."/>
      <w:lvlJc w:val="left"/>
      <w:pPr>
        <w:ind w:left="5040" w:hanging="360"/>
      </w:pPr>
    </w:lvl>
    <w:lvl w:ilvl="7" w:tplc="B78AB72C">
      <w:start w:val="1"/>
      <w:numFmt w:val="lowerLetter"/>
      <w:lvlText w:val="%8."/>
      <w:lvlJc w:val="left"/>
      <w:pPr>
        <w:ind w:left="5760" w:hanging="360"/>
      </w:pPr>
    </w:lvl>
    <w:lvl w:ilvl="8" w:tplc="822A26CC">
      <w:start w:val="1"/>
      <w:numFmt w:val="lowerRoman"/>
      <w:lvlText w:val="%9."/>
      <w:lvlJc w:val="right"/>
      <w:pPr>
        <w:ind w:left="6480" w:hanging="180"/>
      </w:pPr>
    </w:lvl>
  </w:abstractNum>
  <w:abstractNum w:abstractNumId="3" w15:restartNumberingAfterBreak="0">
    <w:nsid w:val="1951CEB0"/>
    <w:multiLevelType w:val="hybridMultilevel"/>
    <w:tmpl w:val="59D0DB44"/>
    <w:lvl w:ilvl="0" w:tplc="6F069D26">
      <w:start w:val="1"/>
      <w:numFmt w:val="decimal"/>
      <w:lvlText w:val="%1."/>
      <w:lvlJc w:val="left"/>
      <w:pPr>
        <w:ind w:left="360" w:hanging="360"/>
      </w:pPr>
    </w:lvl>
    <w:lvl w:ilvl="1" w:tplc="23CA6452">
      <w:start w:val="1"/>
      <w:numFmt w:val="lowerLetter"/>
      <w:lvlText w:val="%2."/>
      <w:lvlJc w:val="left"/>
      <w:pPr>
        <w:ind w:left="1440" w:hanging="360"/>
      </w:pPr>
    </w:lvl>
    <w:lvl w:ilvl="2" w:tplc="30A80524">
      <w:start w:val="1"/>
      <w:numFmt w:val="lowerRoman"/>
      <w:lvlText w:val="%3."/>
      <w:lvlJc w:val="right"/>
      <w:pPr>
        <w:ind w:left="2160" w:hanging="180"/>
      </w:pPr>
    </w:lvl>
    <w:lvl w:ilvl="3" w:tplc="B0CC02E0">
      <w:start w:val="1"/>
      <w:numFmt w:val="decimal"/>
      <w:lvlText w:val="%4."/>
      <w:lvlJc w:val="left"/>
      <w:pPr>
        <w:ind w:left="2880" w:hanging="360"/>
      </w:pPr>
    </w:lvl>
    <w:lvl w:ilvl="4" w:tplc="8C529EBE">
      <w:start w:val="1"/>
      <w:numFmt w:val="lowerLetter"/>
      <w:lvlText w:val="%5."/>
      <w:lvlJc w:val="left"/>
      <w:pPr>
        <w:ind w:left="3600" w:hanging="360"/>
      </w:pPr>
    </w:lvl>
    <w:lvl w:ilvl="5" w:tplc="82A0DB90">
      <w:start w:val="1"/>
      <w:numFmt w:val="lowerRoman"/>
      <w:lvlText w:val="%6."/>
      <w:lvlJc w:val="right"/>
      <w:pPr>
        <w:ind w:left="4320" w:hanging="180"/>
      </w:pPr>
    </w:lvl>
    <w:lvl w:ilvl="6" w:tplc="B0B489C0">
      <w:start w:val="1"/>
      <w:numFmt w:val="decimal"/>
      <w:lvlText w:val="%7."/>
      <w:lvlJc w:val="left"/>
      <w:pPr>
        <w:ind w:left="5040" w:hanging="360"/>
      </w:pPr>
    </w:lvl>
    <w:lvl w:ilvl="7" w:tplc="118A60AA">
      <w:start w:val="1"/>
      <w:numFmt w:val="lowerLetter"/>
      <w:lvlText w:val="%8."/>
      <w:lvlJc w:val="left"/>
      <w:pPr>
        <w:ind w:left="5760" w:hanging="360"/>
      </w:pPr>
    </w:lvl>
    <w:lvl w:ilvl="8" w:tplc="D2B4D2D8">
      <w:start w:val="1"/>
      <w:numFmt w:val="lowerRoman"/>
      <w:lvlText w:val="%9."/>
      <w:lvlJc w:val="right"/>
      <w:pPr>
        <w:ind w:left="6480" w:hanging="180"/>
      </w:pPr>
    </w:lvl>
  </w:abstractNum>
  <w:abstractNum w:abstractNumId="4" w15:restartNumberingAfterBreak="0">
    <w:nsid w:val="22821488"/>
    <w:multiLevelType w:val="hybridMultilevel"/>
    <w:tmpl w:val="D5F239F2"/>
    <w:lvl w:ilvl="0" w:tplc="04090001">
      <w:start w:val="1"/>
      <w:numFmt w:val="bullet"/>
      <w:lvlText w:val=""/>
      <w:lvlJc w:val="left"/>
      <w:pPr>
        <w:ind w:left="360" w:hanging="360"/>
      </w:pPr>
      <w:rPr>
        <w:rFonts w:ascii="Symbol" w:hAnsi="Symbol" w:hint="default"/>
        <w:b/>
        <w:bCs w:val="0"/>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A08ADF4"/>
    <w:multiLevelType w:val="hybridMultilevel"/>
    <w:tmpl w:val="95C2E090"/>
    <w:lvl w:ilvl="0" w:tplc="8724E8C8">
      <w:start w:val="1"/>
      <w:numFmt w:val="bullet"/>
      <w:lvlText w:val=""/>
      <w:lvlJc w:val="left"/>
      <w:pPr>
        <w:ind w:left="720" w:hanging="360"/>
      </w:pPr>
      <w:rPr>
        <w:rFonts w:ascii="Symbol" w:hAnsi="Symbol" w:hint="default"/>
      </w:rPr>
    </w:lvl>
    <w:lvl w:ilvl="1" w:tplc="CF10433C">
      <w:start w:val="1"/>
      <w:numFmt w:val="bullet"/>
      <w:lvlText w:val="o"/>
      <w:lvlJc w:val="left"/>
      <w:pPr>
        <w:ind w:left="1440" w:hanging="360"/>
      </w:pPr>
      <w:rPr>
        <w:rFonts w:ascii="Courier New" w:hAnsi="Courier New" w:hint="default"/>
      </w:rPr>
    </w:lvl>
    <w:lvl w:ilvl="2" w:tplc="C0565182">
      <w:start w:val="1"/>
      <w:numFmt w:val="bullet"/>
      <w:lvlText w:val=""/>
      <w:lvlJc w:val="left"/>
      <w:pPr>
        <w:ind w:left="2160" w:hanging="360"/>
      </w:pPr>
      <w:rPr>
        <w:rFonts w:ascii="Wingdings" w:hAnsi="Wingdings" w:hint="default"/>
      </w:rPr>
    </w:lvl>
    <w:lvl w:ilvl="3" w:tplc="7C6E1B0A">
      <w:start w:val="1"/>
      <w:numFmt w:val="bullet"/>
      <w:lvlText w:val=""/>
      <w:lvlJc w:val="left"/>
      <w:pPr>
        <w:ind w:left="2880" w:hanging="360"/>
      </w:pPr>
      <w:rPr>
        <w:rFonts w:ascii="Symbol" w:hAnsi="Symbol" w:hint="default"/>
      </w:rPr>
    </w:lvl>
    <w:lvl w:ilvl="4" w:tplc="C0C6FD76">
      <w:start w:val="1"/>
      <w:numFmt w:val="bullet"/>
      <w:lvlText w:val="o"/>
      <w:lvlJc w:val="left"/>
      <w:pPr>
        <w:ind w:left="3600" w:hanging="360"/>
      </w:pPr>
      <w:rPr>
        <w:rFonts w:ascii="Courier New" w:hAnsi="Courier New" w:hint="default"/>
      </w:rPr>
    </w:lvl>
    <w:lvl w:ilvl="5" w:tplc="6044803C">
      <w:start w:val="1"/>
      <w:numFmt w:val="bullet"/>
      <w:lvlText w:val=""/>
      <w:lvlJc w:val="left"/>
      <w:pPr>
        <w:ind w:left="4320" w:hanging="360"/>
      </w:pPr>
      <w:rPr>
        <w:rFonts w:ascii="Wingdings" w:hAnsi="Wingdings" w:hint="default"/>
      </w:rPr>
    </w:lvl>
    <w:lvl w:ilvl="6" w:tplc="EA2E7136">
      <w:start w:val="1"/>
      <w:numFmt w:val="bullet"/>
      <w:lvlText w:val=""/>
      <w:lvlJc w:val="left"/>
      <w:pPr>
        <w:ind w:left="5040" w:hanging="360"/>
      </w:pPr>
      <w:rPr>
        <w:rFonts w:ascii="Symbol" w:hAnsi="Symbol" w:hint="default"/>
      </w:rPr>
    </w:lvl>
    <w:lvl w:ilvl="7" w:tplc="8A927B0E">
      <w:start w:val="1"/>
      <w:numFmt w:val="bullet"/>
      <w:lvlText w:val="o"/>
      <w:lvlJc w:val="left"/>
      <w:pPr>
        <w:ind w:left="5760" w:hanging="360"/>
      </w:pPr>
      <w:rPr>
        <w:rFonts w:ascii="Courier New" w:hAnsi="Courier New" w:hint="default"/>
      </w:rPr>
    </w:lvl>
    <w:lvl w:ilvl="8" w:tplc="57140B1C">
      <w:start w:val="1"/>
      <w:numFmt w:val="bullet"/>
      <w:lvlText w:val=""/>
      <w:lvlJc w:val="left"/>
      <w:pPr>
        <w:ind w:left="6480" w:hanging="360"/>
      </w:pPr>
      <w:rPr>
        <w:rFonts w:ascii="Wingdings" w:hAnsi="Wingdings" w:hint="default"/>
      </w:rPr>
    </w:lvl>
  </w:abstractNum>
  <w:abstractNum w:abstractNumId="6" w15:restartNumberingAfterBreak="0">
    <w:nsid w:val="462DEC1C"/>
    <w:multiLevelType w:val="hybridMultilevel"/>
    <w:tmpl w:val="5E1A711A"/>
    <w:lvl w:ilvl="0" w:tplc="7A348446">
      <w:start w:val="17"/>
      <w:numFmt w:val="decimal"/>
      <w:lvlText w:val="%1."/>
      <w:lvlJc w:val="left"/>
      <w:pPr>
        <w:ind w:left="360" w:hanging="360"/>
      </w:pPr>
    </w:lvl>
    <w:lvl w:ilvl="1" w:tplc="F640791A">
      <w:start w:val="1"/>
      <w:numFmt w:val="lowerLetter"/>
      <w:lvlText w:val="%2."/>
      <w:lvlJc w:val="left"/>
      <w:pPr>
        <w:ind w:left="1440" w:hanging="360"/>
      </w:pPr>
    </w:lvl>
    <w:lvl w:ilvl="2" w:tplc="65B2E78E">
      <w:start w:val="1"/>
      <w:numFmt w:val="lowerRoman"/>
      <w:lvlText w:val="%3."/>
      <w:lvlJc w:val="right"/>
      <w:pPr>
        <w:ind w:left="2160" w:hanging="180"/>
      </w:pPr>
    </w:lvl>
    <w:lvl w:ilvl="3" w:tplc="BD749058">
      <w:start w:val="1"/>
      <w:numFmt w:val="decimal"/>
      <w:lvlText w:val="%4."/>
      <w:lvlJc w:val="left"/>
      <w:pPr>
        <w:ind w:left="2880" w:hanging="360"/>
      </w:pPr>
    </w:lvl>
    <w:lvl w:ilvl="4" w:tplc="2BCA41C6">
      <w:start w:val="1"/>
      <w:numFmt w:val="lowerLetter"/>
      <w:lvlText w:val="%5."/>
      <w:lvlJc w:val="left"/>
      <w:pPr>
        <w:ind w:left="3600" w:hanging="360"/>
      </w:pPr>
    </w:lvl>
    <w:lvl w:ilvl="5" w:tplc="968CFFC4">
      <w:start w:val="1"/>
      <w:numFmt w:val="lowerRoman"/>
      <w:lvlText w:val="%6."/>
      <w:lvlJc w:val="right"/>
      <w:pPr>
        <w:ind w:left="4320" w:hanging="180"/>
      </w:pPr>
    </w:lvl>
    <w:lvl w:ilvl="6" w:tplc="92600BDA">
      <w:start w:val="1"/>
      <w:numFmt w:val="decimal"/>
      <w:lvlText w:val="%7."/>
      <w:lvlJc w:val="left"/>
      <w:pPr>
        <w:ind w:left="5040" w:hanging="360"/>
      </w:pPr>
    </w:lvl>
    <w:lvl w:ilvl="7" w:tplc="10862F40">
      <w:start w:val="1"/>
      <w:numFmt w:val="lowerLetter"/>
      <w:lvlText w:val="%8."/>
      <w:lvlJc w:val="left"/>
      <w:pPr>
        <w:ind w:left="5760" w:hanging="360"/>
      </w:pPr>
    </w:lvl>
    <w:lvl w:ilvl="8" w:tplc="16B0BCE8">
      <w:start w:val="1"/>
      <w:numFmt w:val="lowerRoman"/>
      <w:lvlText w:val="%9."/>
      <w:lvlJc w:val="right"/>
      <w:pPr>
        <w:ind w:left="6480" w:hanging="180"/>
      </w:pPr>
    </w:lvl>
  </w:abstractNum>
  <w:abstractNum w:abstractNumId="7" w15:restartNumberingAfterBreak="0">
    <w:nsid w:val="4AFF5A41"/>
    <w:multiLevelType w:val="multilevel"/>
    <w:tmpl w:val="58587EEA"/>
    <w:styleLink w:val="XXXXXXXX"/>
    <w:lvl w:ilvl="0">
      <w:start w:val="1"/>
      <w:numFmt w:val="bullet"/>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8" w15:restartNumberingAfterBreak="0">
    <w:nsid w:val="4F4C6E39"/>
    <w:multiLevelType w:val="hybridMultilevel"/>
    <w:tmpl w:val="C588984E"/>
    <w:lvl w:ilvl="0" w:tplc="69348120">
      <w:start w:val="1"/>
      <w:numFmt w:val="decimal"/>
      <w:pStyle w:val="BodyCopyNumbered"/>
      <w:lvlText w:val="%1."/>
      <w:lvlJc w:val="left"/>
      <w:pPr>
        <w:ind w:left="360" w:hanging="360"/>
      </w:pPr>
      <w:rPr>
        <w:b w:val="0"/>
        <w:bCs/>
        <w:i w:val="0"/>
      </w:rPr>
    </w:lvl>
    <w:lvl w:ilvl="1" w:tplc="FFFFFFFF">
      <w:start w:val="1"/>
      <w:numFmt w:val="lowerLetter"/>
      <w:lvlText w:val="%2."/>
      <w:lvlJc w:val="left"/>
      <w:pPr>
        <w:ind w:left="1440" w:hanging="360"/>
      </w:p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4308062"/>
    <w:multiLevelType w:val="hybridMultilevel"/>
    <w:tmpl w:val="8D20807A"/>
    <w:lvl w:ilvl="0" w:tplc="38EAC1AE">
      <w:start w:val="1"/>
      <w:numFmt w:val="decimal"/>
      <w:lvlText w:val="%1."/>
      <w:lvlJc w:val="left"/>
      <w:pPr>
        <w:ind w:left="360" w:hanging="360"/>
      </w:pPr>
    </w:lvl>
    <w:lvl w:ilvl="1" w:tplc="CAAA812C">
      <w:start w:val="1"/>
      <w:numFmt w:val="lowerLetter"/>
      <w:lvlText w:val="%2."/>
      <w:lvlJc w:val="left"/>
      <w:pPr>
        <w:ind w:left="1440" w:hanging="360"/>
      </w:pPr>
    </w:lvl>
    <w:lvl w:ilvl="2" w:tplc="1A3E1972">
      <w:start w:val="1"/>
      <w:numFmt w:val="lowerRoman"/>
      <w:lvlText w:val="%3."/>
      <w:lvlJc w:val="right"/>
      <w:pPr>
        <w:ind w:left="2160" w:hanging="180"/>
      </w:pPr>
    </w:lvl>
    <w:lvl w:ilvl="3" w:tplc="9C36409E">
      <w:start w:val="1"/>
      <w:numFmt w:val="decimal"/>
      <w:lvlText w:val="%4."/>
      <w:lvlJc w:val="left"/>
      <w:pPr>
        <w:ind w:left="2880" w:hanging="360"/>
      </w:pPr>
    </w:lvl>
    <w:lvl w:ilvl="4" w:tplc="6B70013C">
      <w:start w:val="1"/>
      <w:numFmt w:val="lowerLetter"/>
      <w:lvlText w:val="%5."/>
      <w:lvlJc w:val="left"/>
      <w:pPr>
        <w:ind w:left="3600" w:hanging="360"/>
      </w:pPr>
    </w:lvl>
    <w:lvl w:ilvl="5" w:tplc="D2267930">
      <w:start w:val="1"/>
      <w:numFmt w:val="lowerRoman"/>
      <w:lvlText w:val="%6."/>
      <w:lvlJc w:val="right"/>
      <w:pPr>
        <w:ind w:left="4320" w:hanging="180"/>
      </w:pPr>
    </w:lvl>
    <w:lvl w:ilvl="6" w:tplc="BC28C5B4">
      <w:start w:val="1"/>
      <w:numFmt w:val="decimal"/>
      <w:lvlText w:val="%7."/>
      <w:lvlJc w:val="left"/>
      <w:pPr>
        <w:ind w:left="5040" w:hanging="360"/>
      </w:pPr>
    </w:lvl>
    <w:lvl w:ilvl="7" w:tplc="0B7875DC">
      <w:start w:val="1"/>
      <w:numFmt w:val="lowerLetter"/>
      <w:lvlText w:val="%8."/>
      <w:lvlJc w:val="left"/>
      <w:pPr>
        <w:ind w:left="5760" w:hanging="360"/>
      </w:pPr>
    </w:lvl>
    <w:lvl w:ilvl="8" w:tplc="ECC4B03A">
      <w:start w:val="1"/>
      <w:numFmt w:val="lowerRoman"/>
      <w:lvlText w:val="%9."/>
      <w:lvlJc w:val="right"/>
      <w:pPr>
        <w:ind w:left="6480" w:hanging="180"/>
      </w:pPr>
    </w:lvl>
  </w:abstractNum>
  <w:abstractNum w:abstractNumId="10" w15:restartNumberingAfterBreak="0">
    <w:nsid w:val="5A0364AC"/>
    <w:multiLevelType w:val="hybridMultilevel"/>
    <w:tmpl w:val="6EB20C4E"/>
    <w:lvl w:ilvl="0" w:tplc="5290AFF2">
      <w:start w:val="1"/>
      <w:numFmt w:val="decimal"/>
      <w:pStyle w:val="BodyCopyBulleted"/>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6F94169E">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8C343A"/>
    <w:multiLevelType w:val="hybridMultilevel"/>
    <w:tmpl w:val="DAC0A846"/>
    <w:lvl w:ilvl="0" w:tplc="21484840">
      <w:start w:val="2"/>
      <w:numFmt w:val="decimal"/>
      <w:lvlText w:val="%1."/>
      <w:lvlJc w:val="left"/>
      <w:pPr>
        <w:ind w:left="720" w:hanging="360"/>
      </w:pPr>
      <w:rPr>
        <w:rFonts w:ascii="Calibri" w:hAnsi="Calibri" w:hint="default"/>
      </w:rPr>
    </w:lvl>
    <w:lvl w:ilvl="1" w:tplc="46E2D4A4">
      <w:start w:val="1"/>
      <w:numFmt w:val="lowerLetter"/>
      <w:lvlText w:val="%2."/>
      <w:lvlJc w:val="left"/>
      <w:pPr>
        <w:ind w:left="1440" w:hanging="360"/>
      </w:pPr>
    </w:lvl>
    <w:lvl w:ilvl="2" w:tplc="4260EBF8">
      <w:start w:val="1"/>
      <w:numFmt w:val="lowerRoman"/>
      <w:lvlText w:val="%3."/>
      <w:lvlJc w:val="right"/>
      <w:pPr>
        <w:ind w:left="2160" w:hanging="180"/>
      </w:pPr>
    </w:lvl>
    <w:lvl w:ilvl="3" w:tplc="2C0AFCA8">
      <w:start w:val="1"/>
      <w:numFmt w:val="decimal"/>
      <w:lvlText w:val="%4."/>
      <w:lvlJc w:val="left"/>
      <w:pPr>
        <w:ind w:left="2880" w:hanging="360"/>
      </w:pPr>
    </w:lvl>
    <w:lvl w:ilvl="4" w:tplc="445CE56C">
      <w:start w:val="1"/>
      <w:numFmt w:val="lowerLetter"/>
      <w:lvlText w:val="%5."/>
      <w:lvlJc w:val="left"/>
      <w:pPr>
        <w:ind w:left="3600" w:hanging="360"/>
      </w:pPr>
    </w:lvl>
    <w:lvl w:ilvl="5" w:tplc="08108D4E">
      <w:start w:val="1"/>
      <w:numFmt w:val="lowerRoman"/>
      <w:lvlText w:val="%6."/>
      <w:lvlJc w:val="right"/>
      <w:pPr>
        <w:ind w:left="4320" w:hanging="180"/>
      </w:pPr>
    </w:lvl>
    <w:lvl w:ilvl="6" w:tplc="5628D168">
      <w:start w:val="1"/>
      <w:numFmt w:val="decimal"/>
      <w:lvlText w:val="%7."/>
      <w:lvlJc w:val="left"/>
      <w:pPr>
        <w:ind w:left="5040" w:hanging="360"/>
      </w:pPr>
    </w:lvl>
    <w:lvl w:ilvl="7" w:tplc="3DF42EAA">
      <w:start w:val="1"/>
      <w:numFmt w:val="lowerLetter"/>
      <w:lvlText w:val="%8."/>
      <w:lvlJc w:val="left"/>
      <w:pPr>
        <w:ind w:left="5760" w:hanging="360"/>
      </w:pPr>
    </w:lvl>
    <w:lvl w:ilvl="8" w:tplc="74C07520">
      <w:start w:val="1"/>
      <w:numFmt w:val="lowerRoman"/>
      <w:lvlText w:val="%9."/>
      <w:lvlJc w:val="right"/>
      <w:pPr>
        <w:ind w:left="6480" w:hanging="180"/>
      </w:pPr>
    </w:lvl>
  </w:abstractNum>
  <w:abstractNum w:abstractNumId="12" w15:restartNumberingAfterBreak="0">
    <w:nsid w:val="61B3262C"/>
    <w:multiLevelType w:val="hybridMultilevel"/>
    <w:tmpl w:val="C72A4A82"/>
    <w:lvl w:ilvl="0" w:tplc="F620C8BE">
      <w:start w:val="21"/>
      <w:numFmt w:val="decimal"/>
      <w:lvlText w:val="%1."/>
      <w:lvlJc w:val="left"/>
      <w:pPr>
        <w:ind w:left="360" w:hanging="360"/>
      </w:pPr>
    </w:lvl>
    <w:lvl w:ilvl="1" w:tplc="A8B83676">
      <w:start w:val="1"/>
      <w:numFmt w:val="lowerLetter"/>
      <w:lvlText w:val="%2."/>
      <w:lvlJc w:val="left"/>
      <w:pPr>
        <w:ind w:left="1440" w:hanging="360"/>
      </w:pPr>
    </w:lvl>
    <w:lvl w:ilvl="2" w:tplc="ABF0AAE0">
      <w:start w:val="1"/>
      <w:numFmt w:val="lowerRoman"/>
      <w:lvlText w:val="%3."/>
      <w:lvlJc w:val="right"/>
      <w:pPr>
        <w:ind w:left="2160" w:hanging="180"/>
      </w:pPr>
    </w:lvl>
    <w:lvl w:ilvl="3" w:tplc="056C3C0A">
      <w:start w:val="1"/>
      <w:numFmt w:val="decimal"/>
      <w:lvlText w:val="%4."/>
      <w:lvlJc w:val="left"/>
      <w:pPr>
        <w:ind w:left="2880" w:hanging="360"/>
      </w:pPr>
    </w:lvl>
    <w:lvl w:ilvl="4" w:tplc="AD5E876C">
      <w:start w:val="1"/>
      <w:numFmt w:val="lowerLetter"/>
      <w:lvlText w:val="%5."/>
      <w:lvlJc w:val="left"/>
      <w:pPr>
        <w:ind w:left="3600" w:hanging="360"/>
      </w:pPr>
    </w:lvl>
    <w:lvl w:ilvl="5" w:tplc="9B54581C">
      <w:start w:val="1"/>
      <w:numFmt w:val="lowerRoman"/>
      <w:lvlText w:val="%6."/>
      <w:lvlJc w:val="right"/>
      <w:pPr>
        <w:ind w:left="4320" w:hanging="180"/>
      </w:pPr>
    </w:lvl>
    <w:lvl w:ilvl="6" w:tplc="97E0DA7E">
      <w:start w:val="1"/>
      <w:numFmt w:val="decimal"/>
      <w:lvlText w:val="%7."/>
      <w:lvlJc w:val="left"/>
      <w:pPr>
        <w:ind w:left="5040" w:hanging="360"/>
      </w:pPr>
    </w:lvl>
    <w:lvl w:ilvl="7" w:tplc="D56AF362">
      <w:start w:val="1"/>
      <w:numFmt w:val="lowerLetter"/>
      <w:lvlText w:val="%8."/>
      <w:lvlJc w:val="left"/>
      <w:pPr>
        <w:ind w:left="5760" w:hanging="360"/>
      </w:pPr>
    </w:lvl>
    <w:lvl w:ilvl="8" w:tplc="792AB404">
      <w:start w:val="1"/>
      <w:numFmt w:val="lowerRoman"/>
      <w:lvlText w:val="%9."/>
      <w:lvlJc w:val="right"/>
      <w:pPr>
        <w:ind w:left="6480" w:hanging="180"/>
      </w:pPr>
    </w:lvl>
  </w:abstractNum>
  <w:abstractNum w:abstractNumId="13" w15:restartNumberingAfterBreak="0">
    <w:nsid w:val="646C26A7"/>
    <w:multiLevelType w:val="hybridMultilevel"/>
    <w:tmpl w:val="A5D0B220"/>
    <w:lvl w:ilvl="0" w:tplc="006EE396">
      <w:start w:val="18"/>
      <w:numFmt w:val="decimal"/>
      <w:lvlText w:val="%1."/>
      <w:lvlJc w:val="left"/>
      <w:pPr>
        <w:ind w:left="360" w:hanging="360"/>
      </w:pPr>
    </w:lvl>
    <w:lvl w:ilvl="1" w:tplc="88104F5A">
      <w:start w:val="1"/>
      <w:numFmt w:val="lowerLetter"/>
      <w:lvlText w:val="%2."/>
      <w:lvlJc w:val="left"/>
      <w:pPr>
        <w:ind w:left="1440" w:hanging="360"/>
      </w:pPr>
    </w:lvl>
    <w:lvl w:ilvl="2" w:tplc="BCA497F8">
      <w:start w:val="1"/>
      <w:numFmt w:val="lowerRoman"/>
      <w:lvlText w:val="%3."/>
      <w:lvlJc w:val="right"/>
      <w:pPr>
        <w:ind w:left="2160" w:hanging="180"/>
      </w:pPr>
    </w:lvl>
    <w:lvl w:ilvl="3" w:tplc="A60ED968">
      <w:start w:val="1"/>
      <w:numFmt w:val="decimal"/>
      <w:lvlText w:val="%4."/>
      <w:lvlJc w:val="left"/>
      <w:pPr>
        <w:ind w:left="2880" w:hanging="360"/>
      </w:pPr>
    </w:lvl>
    <w:lvl w:ilvl="4" w:tplc="24C6168E">
      <w:start w:val="1"/>
      <w:numFmt w:val="lowerLetter"/>
      <w:lvlText w:val="%5."/>
      <w:lvlJc w:val="left"/>
      <w:pPr>
        <w:ind w:left="3600" w:hanging="360"/>
      </w:pPr>
    </w:lvl>
    <w:lvl w:ilvl="5" w:tplc="C8A60FF6">
      <w:start w:val="1"/>
      <w:numFmt w:val="lowerRoman"/>
      <w:lvlText w:val="%6."/>
      <w:lvlJc w:val="right"/>
      <w:pPr>
        <w:ind w:left="4320" w:hanging="180"/>
      </w:pPr>
    </w:lvl>
    <w:lvl w:ilvl="6" w:tplc="8FEE1F1E">
      <w:start w:val="1"/>
      <w:numFmt w:val="decimal"/>
      <w:lvlText w:val="%7."/>
      <w:lvlJc w:val="left"/>
      <w:pPr>
        <w:ind w:left="5040" w:hanging="360"/>
      </w:pPr>
    </w:lvl>
    <w:lvl w:ilvl="7" w:tplc="26A26E7A">
      <w:start w:val="1"/>
      <w:numFmt w:val="lowerLetter"/>
      <w:lvlText w:val="%8."/>
      <w:lvlJc w:val="left"/>
      <w:pPr>
        <w:ind w:left="5760" w:hanging="360"/>
      </w:pPr>
    </w:lvl>
    <w:lvl w:ilvl="8" w:tplc="BF084580">
      <w:start w:val="1"/>
      <w:numFmt w:val="lowerRoman"/>
      <w:lvlText w:val="%9."/>
      <w:lvlJc w:val="right"/>
      <w:pPr>
        <w:ind w:left="6480" w:hanging="180"/>
      </w:pPr>
    </w:lvl>
  </w:abstractNum>
  <w:abstractNum w:abstractNumId="14" w15:restartNumberingAfterBreak="0">
    <w:nsid w:val="66278BB2"/>
    <w:multiLevelType w:val="hybridMultilevel"/>
    <w:tmpl w:val="BE9E6762"/>
    <w:lvl w:ilvl="0" w:tplc="7430B022">
      <w:start w:val="1"/>
      <w:numFmt w:val="bullet"/>
      <w:lvlText w:val=""/>
      <w:lvlJc w:val="left"/>
      <w:pPr>
        <w:ind w:left="720" w:hanging="360"/>
      </w:pPr>
      <w:rPr>
        <w:rFonts w:ascii="Symbol" w:hAnsi="Symbol" w:hint="default"/>
      </w:rPr>
    </w:lvl>
    <w:lvl w:ilvl="1" w:tplc="907414D2">
      <w:start w:val="1"/>
      <w:numFmt w:val="bullet"/>
      <w:lvlText w:val="o"/>
      <w:lvlJc w:val="left"/>
      <w:pPr>
        <w:ind w:left="1440" w:hanging="360"/>
      </w:pPr>
      <w:rPr>
        <w:rFonts w:ascii="Courier New" w:hAnsi="Courier New" w:hint="default"/>
      </w:rPr>
    </w:lvl>
    <w:lvl w:ilvl="2" w:tplc="43F43A6A">
      <w:start w:val="1"/>
      <w:numFmt w:val="bullet"/>
      <w:lvlText w:val=""/>
      <w:lvlJc w:val="left"/>
      <w:pPr>
        <w:ind w:left="2160" w:hanging="360"/>
      </w:pPr>
      <w:rPr>
        <w:rFonts w:ascii="Wingdings" w:hAnsi="Wingdings" w:hint="default"/>
      </w:rPr>
    </w:lvl>
    <w:lvl w:ilvl="3" w:tplc="6A081D82">
      <w:start w:val="1"/>
      <w:numFmt w:val="bullet"/>
      <w:lvlText w:val=""/>
      <w:lvlJc w:val="left"/>
      <w:pPr>
        <w:ind w:left="2880" w:hanging="360"/>
      </w:pPr>
      <w:rPr>
        <w:rFonts w:ascii="Symbol" w:hAnsi="Symbol" w:hint="default"/>
      </w:rPr>
    </w:lvl>
    <w:lvl w:ilvl="4" w:tplc="7B4A444E">
      <w:start w:val="1"/>
      <w:numFmt w:val="bullet"/>
      <w:lvlText w:val="o"/>
      <w:lvlJc w:val="left"/>
      <w:pPr>
        <w:ind w:left="3600" w:hanging="360"/>
      </w:pPr>
      <w:rPr>
        <w:rFonts w:ascii="Courier New" w:hAnsi="Courier New" w:hint="default"/>
      </w:rPr>
    </w:lvl>
    <w:lvl w:ilvl="5" w:tplc="EDA8F51E">
      <w:start w:val="1"/>
      <w:numFmt w:val="bullet"/>
      <w:lvlText w:val=""/>
      <w:lvlJc w:val="left"/>
      <w:pPr>
        <w:ind w:left="4320" w:hanging="360"/>
      </w:pPr>
      <w:rPr>
        <w:rFonts w:ascii="Wingdings" w:hAnsi="Wingdings" w:hint="default"/>
      </w:rPr>
    </w:lvl>
    <w:lvl w:ilvl="6" w:tplc="098ECA00">
      <w:start w:val="1"/>
      <w:numFmt w:val="bullet"/>
      <w:lvlText w:val=""/>
      <w:lvlJc w:val="left"/>
      <w:pPr>
        <w:ind w:left="5040" w:hanging="360"/>
      </w:pPr>
      <w:rPr>
        <w:rFonts w:ascii="Symbol" w:hAnsi="Symbol" w:hint="default"/>
      </w:rPr>
    </w:lvl>
    <w:lvl w:ilvl="7" w:tplc="DF58B422">
      <w:start w:val="1"/>
      <w:numFmt w:val="bullet"/>
      <w:lvlText w:val="o"/>
      <w:lvlJc w:val="left"/>
      <w:pPr>
        <w:ind w:left="5760" w:hanging="360"/>
      </w:pPr>
      <w:rPr>
        <w:rFonts w:ascii="Courier New" w:hAnsi="Courier New" w:hint="default"/>
      </w:rPr>
    </w:lvl>
    <w:lvl w:ilvl="8" w:tplc="34B68BF0">
      <w:start w:val="1"/>
      <w:numFmt w:val="bullet"/>
      <w:lvlText w:val=""/>
      <w:lvlJc w:val="left"/>
      <w:pPr>
        <w:ind w:left="6480" w:hanging="360"/>
      </w:pPr>
      <w:rPr>
        <w:rFonts w:ascii="Wingdings" w:hAnsi="Wingdings" w:hint="default"/>
      </w:rPr>
    </w:lvl>
  </w:abstractNum>
  <w:abstractNum w:abstractNumId="15" w15:restartNumberingAfterBreak="0">
    <w:nsid w:val="6D38F808"/>
    <w:multiLevelType w:val="hybridMultilevel"/>
    <w:tmpl w:val="53DECB26"/>
    <w:lvl w:ilvl="0" w:tplc="28B63F2E">
      <w:start w:val="20"/>
      <w:numFmt w:val="decimal"/>
      <w:lvlText w:val="%1."/>
      <w:lvlJc w:val="left"/>
      <w:pPr>
        <w:ind w:left="360" w:hanging="360"/>
      </w:pPr>
    </w:lvl>
    <w:lvl w:ilvl="1" w:tplc="54104346">
      <w:start w:val="1"/>
      <w:numFmt w:val="lowerLetter"/>
      <w:lvlText w:val="%2."/>
      <w:lvlJc w:val="left"/>
      <w:pPr>
        <w:ind w:left="1440" w:hanging="360"/>
      </w:pPr>
    </w:lvl>
    <w:lvl w:ilvl="2" w:tplc="4A227980">
      <w:start w:val="1"/>
      <w:numFmt w:val="lowerRoman"/>
      <w:lvlText w:val="%3."/>
      <w:lvlJc w:val="right"/>
      <w:pPr>
        <w:ind w:left="2160" w:hanging="180"/>
      </w:pPr>
    </w:lvl>
    <w:lvl w:ilvl="3" w:tplc="C45CA8E6">
      <w:start w:val="1"/>
      <w:numFmt w:val="decimal"/>
      <w:lvlText w:val="%4."/>
      <w:lvlJc w:val="left"/>
      <w:pPr>
        <w:ind w:left="2880" w:hanging="360"/>
      </w:pPr>
    </w:lvl>
    <w:lvl w:ilvl="4" w:tplc="EEEA1134">
      <w:start w:val="1"/>
      <w:numFmt w:val="lowerLetter"/>
      <w:lvlText w:val="%5."/>
      <w:lvlJc w:val="left"/>
      <w:pPr>
        <w:ind w:left="3600" w:hanging="360"/>
      </w:pPr>
    </w:lvl>
    <w:lvl w:ilvl="5" w:tplc="399C7ACA">
      <w:start w:val="1"/>
      <w:numFmt w:val="lowerRoman"/>
      <w:lvlText w:val="%6."/>
      <w:lvlJc w:val="right"/>
      <w:pPr>
        <w:ind w:left="4320" w:hanging="180"/>
      </w:pPr>
    </w:lvl>
    <w:lvl w:ilvl="6" w:tplc="1A36E3EC">
      <w:start w:val="1"/>
      <w:numFmt w:val="decimal"/>
      <w:lvlText w:val="%7."/>
      <w:lvlJc w:val="left"/>
      <w:pPr>
        <w:ind w:left="5040" w:hanging="360"/>
      </w:pPr>
    </w:lvl>
    <w:lvl w:ilvl="7" w:tplc="819E1152">
      <w:start w:val="1"/>
      <w:numFmt w:val="lowerLetter"/>
      <w:lvlText w:val="%8."/>
      <w:lvlJc w:val="left"/>
      <w:pPr>
        <w:ind w:left="5760" w:hanging="360"/>
      </w:pPr>
    </w:lvl>
    <w:lvl w:ilvl="8" w:tplc="C100D87E">
      <w:start w:val="1"/>
      <w:numFmt w:val="lowerRoman"/>
      <w:lvlText w:val="%9."/>
      <w:lvlJc w:val="right"/>
      <w:pPr>
        <w:ind w:left="6480" w:hanging="180"/>
      </w:pPr>
    </w:lvl>
  </w:abstractNum>
  <w:abstractNum w:abstractNumId="16" w15:restartNumberingAfterBreak="0">
    <w:nsid w:val="74FED743"/>
    <w:multiLevelType w:val="hybridMultilevel"/>
    <w:tmpl w:val="00204E22"/>
    <w:lvl w:ilvl="0" w:tplc="F0269876">
      <w:start w:val="16"/>
      <w:numFmt w:val="decimal"/>
      <w:lvlText w:val="%1."/>
      <w:lvlJc w:val="left"/>
      <w:pPr>
        <w:ind w:left="360" w:hanging="360"/>
      </w:pPr>
    </w:lvl>
    <w:lvl w:ilvl="1" w:tplc="7B5E5A1E">
      <w:start w:val="1"/>
      <w:numFmt w:val="lowerLetter"/>
      <w:lvlText w:val="%2."/>
      <w:lvlJc w:val="left"/>
      <w:pPr>
        <w:ind w:left="1440" w:hanging="360"/>
      </w:pPr>
    </w:lvl>
    <w:lvl w:ilvl="2" w:tplc="A2A087AE">
      <w:start w:val="1"/>
      <w:numFmt w:val="lowerRoman"/>
      <w:lvlText w:val="%3."/>
      <w:lvlJc w:val="right"/>
      <w:pPr>
        <w:ind w:left="2160" w:hanging="180"/>
      </w:pPr>
    </w:lvl>
    <w:lvl w:ilvl="3" w:tplc="B3C64D58">
      <w:start w:val="1"/>
      <w:numFmt w:val="decimal"/>
      <w:lvlText w:val="%4."/>
      <w:lvlJc w:val="left"/>
      <w:pPr>
        <w:ind w:left="2880" w:hanging="360"/>
      </w:pPr>
    </w:lvl>
    <w:lvl w:ilvl="4" w:tplc="7F4028AA">
      <w:start w:val="1"/>
      <w:numFmt w:val="lowerLetter"/>
      <w:lvlText w:val="%5."/>
      <w:lvlJc w:val="left"/>
      <w:pPr>
        <w:ind w:left="3600" w:hanging="360"/>
      </w:pPr>
    </w:lvl>
    <w:lvl w:ilvl="5" w:tplc="6F32423E">
      <w:start w:val="1"/>
      <w:numFmt w:val="lowerRoman"/>
      <w:lvlText w:val="%6."/>
      <w:lvlJc w:val="right"/>
      <w:pPr>
        <w:ind w:left="4320" w:hanging="180"/>
      </w:pPr>
    </w:lvl>
    <w:lvl w:ilvl="6" w:tplc="A5AE98B8">
      <w:start w:val="1"/>
      <w:numFmt w:val="decimal"/>
      <w:lvlText w:val="%7."/>
      <w:lvlJc w:val="left"/>
      <w:pPr>
        <w:ind w:left="5040" w:hanging="360"/>
      </w:pPr>
    </w:lvl>
    <w:lvl w:ilvl="7" w:tplc="3CB20C14">
      <w:start w:val="1"/>
      <w:numFmt w:val="lowerLetter"/>
      <w:lvlText w:val="%8."/>
      <w:lvlJc w:val="left"/>
      <w:pPr>
        <w:ind w:left="5760" w:hanging="360"/>
      </w:pPr>
    </w:lvl>
    <w:lvl w:ilvl="8" w:tplc="9928050E">
      <w:start w:val="1"/>
      <w:numFmt w:val="lowerRoman"/>
      <w:lvlText w:val="%9."/>
      <w:lvlJc w:val="right"/>
      <w:pPr>
        <w:ind w:left="6480" w:hanging="180"/>
      </w:pPr>
    </w:lvl>
  </w:abstractNum>
  <w:abstractNum w:abstractNumId="17" w15:restartNumberingAfterBreak="0">
    <w:nsid w:val="78FB7492"/>
    <w:multiLevelType w:val="hybridMultilevel"/>
    <w:tmpl w:val="578CE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DBE3433"/>
    <w:multiLevelType w:val="hybridMultilevel"/>
    <w:tmpl w:val="7FAA13C4"/>
    <w:lvl w:ilvl="0" w:tplc="91AC17E8">
      <w:start w:val="1"/>
      <w:numFmt w:val="decimal"/>
      <w:lvlText w:val="%1."/>
      <w:lvlJc w:val="left"/>
      <w:pPr>
        <w:ind w:left="720" w:hanging="360"/>
      </w:pPr>
    </w:lvl>
    <w:lvl w:ilvl="1" w:tplc="7E58553A">
      <w:start w:val="1"/>
      <w:numFmt w:val="lowerLetter"/>
      <w:lvlText w:val="%2."/>
      <w:lvlJc w:val="left"/>
      <w:pPr>
        <w:ind w:left="1440" w:hanging="360"/>
      </w:pPr>
    </w:lvl>
    <w:lvl w:ilvl="2" w:tplc="183AD08A">
      <w:start w:val="1"/>
      <w:numFmt w:val="lowerRoman"/>
      <w:lvlText w:val="%3."/>
      <w:lvlJc w:val="right"/>
      <w:pPr>
        <w:ind w:left="2160" w:hanging="180"/>
      </w:pPr>
    </w:lvl>
    <w:lvl w:ilvl="3" w:tplc="F8D0D506">
      <w:start w:val="1"/>
      <w:numFmt w:val="decimal"/>
      <w:lvlText w:val="%4."/>
      <w:lvlJc w:val="left"/>
      <w:pPr>
        <w:ind w:left="2880" w:hanging="360"/>
      </w:pPr>
    </w:lvl>
    <w:lvl w:ilvl="4" w:tplc="FD2AF61C">
      <w:start w:val="1"/>
      <w:numFmt w:val="lowerLetter"/>
      <w:lvlText w:val="%5."/>
      <w:lvlJc w:val="left"/>
      <w:pPr>
        <w:ind w:left="3600" w:hanging="360"/>
      </w:pPr>
    </w:lvl>
    <w:lvl w:ilvl="5" w:tplc="44FCE9C4">
      <w:start w:val="1"/>
      <w:numFmt w:val="lowerRoman"/>
      <w:lvlText w:val="%6."/>
      <w:lvlJc w:val="right"/>
      <w:pPr>
        <w:ind w:left="4320" w:hanging="180"/>
      </w:pPr>
    </w:lvl>
    <w:lvl w:ilvl="6" w:tplc="C7AA3FD2">
      <w:start w:val="1"/>
      <w:numFmt w:val="decimal"/>
      <w:lvlText w:val="%7."/>
      <w:lvlJc w:val="left"/>
      <w:pPr>
        <w:ind w:left="5040" w:hanging="360"/>
      </w:pPr>
    </w:lvl>
    <w:lvl w:ilvl="7" w:tplc="B9E289BC">
      <w:start w:val="1"/>
      <w:numFmt w:val="lowerLetter"/>
      <w:lvlText w:val="%8."/>
      <w:lvlJc w:val="left"/>
      <w:pPr>
        <w:ind w:left="5760" w:hanging="360"/>
      </w:pPr>
    </w:lvl>
    <w:lvl w:ilvl="8" w:tplc="96D25D1A">
      <w:start w:val="1"/>
      <w:numFmt w:val="lowerRoman"/>
      <w:lvlText w:val="%9."/>
      <w:lvlJc w:val="right"/>
      <w:pPr>
        <w:ind w:left="6480" w:hanging="180"/>
      </w:pPr>
    </w:lvl>
  </w:abstractNum>
  <w:num w:numId="1" w16cid:durableId="1153180021">
    <w:abstractNumId w:val="12"/>
  </w:num>
  <w:num w:numId="2" w16cid:durableId="1727530173">
    <w:abstractNumId w:val="6"/>
  </w:num>
  <w:num w:numId="3" w16cid:durableId="1437284186">
    <w:abstractNumId w:val="2"/>
  </w:num>
  <w:num w:numId="4" w16cid:durableId="445349501">
    <w:abstractNumId w:val="15"/>
  </w:num>
  <w:num w:numId="5" w16cid:durableId="1705015669">
    <w:abstractNumId w:val="13"/>
  </w:num>
  <w:num w:numId="6" w16cid:durableId="651564100">
    <w:abstractNumId w:val="16"/>
  </w:num>
  <w:num w:numId="7" w16cid:durableId="2117405451">
    <w:abstractNumId w:val="3"/>
  </w:num>
  <w:num w:numId="8" w16cid:durableId="1488477982">
    <w:abstractNumId w:val="9"/>
  </w:num>
  <w:num w:numId="9" w16cid:durableId="1225720411">
    <w:abstractNumId w:val="0"/>
  </w:num>
  <w:num w:numId="10" w16cid:durableId="686057221">
    <w:abstractNumId w:val="11"/>
  </w:num>
  <w:num w:numId="11" w16cid:durableId="754254162">
    <w:abstractNumId w:val="5"/>
  </w:num>
  <w:num w:numId="12" w16cid:durableId="2142376983">
    <w:abstractNumId w:val="14"/>
  </w:num>
  <w:num w:numId="13" w16cid:durableId="558446589">
    <w:abstractNumId w:val="1"/>
  </w:num>
  <w:num w:numId="14" w16cid:durableId="1140461287">
    <w:abstractNumId w:val="18"/>
  </w:num>
  <w:num w:numId="15" w16cid:durableId="1721510522">
    <w:abstractNumId w:val="7"/>
  </w:num>
  <w:num w:numId="16" w16cid:durableId="1603486993">
    <w:abstractNumId w:val="10"/>
  </w:num>
  <w:num w:numId="17" w16cid:durableId="2094206955">
    <w:abstractNumId w:val="4"/>
  </w:num>
  <w:num w:numId="18" w16cid:durableId="1955404763">
    <w:abstractNumId w:val="17"/>
  </w:num>
  <w:num w:numId="19" w16cid:durableId="1159005558">
    <w:abstractNumId w:val="8"/>
  </w:num>
  <w:num w:numId="20" w16cid:durableId="272130560">
    <w:abstractNumId w:val="8"/>
  </w:num>
  <w:num w:numId="21" w16cid:durableId="1544443790">
    <w:abstractNumId w:val="8"/>
  </w:num>
  <w:num w:numId="22" w16cid:durableId="1954701092">
    <w:abstractNumId w:val="8"/>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imberly Retherford">
    <w15:presenceInfo w15:providerId="AD" w15:userId="S::kretherford@microsoft.com::2c6ee154-a834-44ea-b850-8806a773194c"/>
  </w15:person>
  <w15:person w15:author="Jairo Portela Sarmiento">
    <w15:presenceInfo w15:providerId="AD" w15:userId="S::jairopor@microsoft.com::17c70ce3-c845-4bf2-887d-cf162714f3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0" w:nlCheck="1" w:checkStyle="0"/>
  <w:attachedTemplate r:id="rId1"/>
  <w:stylePaneFormatFilter w:val="9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C9E"/>
    <w:rsid w:val="00001946"/>
    <w:rsid w:val="00006AC4"/>
    <w:rsid w:val="00030641"/>
    <w:rsid w:val="00035637"/>
    <w:rsid w:val="00035896"/>
    <w:rsid w:val="00037E30"/>
    <w:rsid w:val="00044AC6"/>
    <w:rsid w:val="00050B5E"/>
    <w:rsid w:val="00055121"/>
    <w:rsid w:val="000668DC"/>
    <w:rsid w:val="000678D3"/>
    <w:rsid w:val="00067A18"/>
    <w:rsid w:val="00071FA4"/>
    <w:rsid w:val="000746E0"/>
    <w:rsid w:val="00080AE7"/>
    <w:rsid w:val="00083487"/>
    <w:rsid w:val="000850C3"/>
    <w:rsid w:val="00085921"/>
    <w:rsid w:val="000938B0"/>
    <w:rsid w:val="00096635"/>
    <w:rsid w:val="0009751D"/>
    <w:rsid w:val="000A1EFC"/>
    <w:rsid w:val="000A637B"/>
    <w:rsid w:val="000A77B8"/>
    <w:rsid w:val="000B23ED"/>
    <w:rsid w:val="000B4F3E"/>
    <w:rsid w:val="000B55C2"/>
    <w:rsid w:val="000B63E0"/>
    <w:rsid w:val="000C089E"/>
    <w:rsid w:val="000C4EB2"/>
    <w:rsid w:val="000D28A5"/>
    <w:rsid w:val="000D2B94"/>
    <w:rsid w:val="000D4178"/>
    <w:rsid w:val="000E0DFF"/>
    <w:rsid w:val="000E3CC5"/>
    <w:rsid w:val="000E6775"/>
    <w:rsid w:val="000F02FD"/>
    <w:rsid w:val="00101942"/>
    <w:rsid w:val="0010438A"/>
    <w:rsid w:val="00107358"/>
    <w:rsid w:val="001124D5"/>
    <w:rsid w:val="001142B4"/>
    <w:rsid w:val="0011682D"/>
    <w:rsid w:val="001262AB"/>
    <w:rsid w:val="001317B4"/>
    <w:rsid w:val="00135E90"/>
    <w:rsid w:val="00141486"/>
    <w:rsid w:val="00144C86"/>
    <w:rsid w:val="00144E7E"/>
    <w:rsid w:val="00160763"/>
    <w:rsid w:val="00163A5C"/>
    <w:rsid w:val="00177901"/>
    <w:rsid w:val="001818BB"/>
    <w:rsid w:val="00192711"/>
    <w:rsid w:val="00194373"/>
    <w:rsid w:val="001A6785"/>
    <w:rsid w:val="001B1E00"/>
    <w:rsid w:val="001C29B3"/>
    <w:rsid w:val="001C5498"/>
    <w:rsid w:val="001D0130"/>
    <w:rsid w:val="001D5E7D"/>
    <w:rsid w:val="001D6AF2"/>
    <w:rsid w:val="001F036B"/>
    <w:rsid w:val="001F0537"/>
    <w:rsid w:val="00211F01"/>
    <w:rsid w:val="00214E96"/>
    <w:rsid w:val="00216C39"/>
    <w:rsid w:val="0022089E"/>
    <w:rsid w:val="00220FBD"/>
    <w:rsid w:val="00223439"/>
    <w:rsid w:val="00233338"/>
    <w:rsid w:val="00234A7C"/>
    <w:rsid w:val="00235BC7"/>
    <w:rsid w:val="002400C9"/>
    <w:rsid w:val="00251110"/>
    <w:rsid w:val="00255FC8"/>
    <w:rsid w:val="002652E1"/>
    <w:rsid w:val="002667C1"/>
    <w:rsid w:val="00271C84"/>
    <w:rsid w:val="00284D21"/>
    <w:rsid w:val="00286633"/>
    <w:rsid w:val="0028704F"/>
    <w:rsid w:val="00287D39"/>
    <w:rsid w:val="00293791"/>
    <w:rsid w:val="00295FAE"/>
    <w:rsid w:val="002A0357"/>
    <w:rsid w:val="002B40F1"/>
    <w:rsid w:val="002B6E1F"/>
    <w:rsid w:val="002C6609"/>
    <w:rsid w:val="002C6D4E"/>
    <w:rsid w:val="002D5EC4"/>
    <w:rsid w:val="002E2BF6"/>
    <w:rsid w:val="002E7172"/>
    <w:rsid w:val="002F417C"/>
    <w:rsid w:val="003004D1"/>
    <w:rsid w:val="00300EEB"/>
    <w:rsid w:val="003249D3"/>
    <w:rsid w:val="00330B6D"/>
    <w:rsid w:val="00333C29"/>
    <w:rsid w:val="00337E9B"/>
    <w:rsid w:val="0034275B"/>
    <w:rsid w:val="003435DC"/>
    <w:rsid w:val="00351B0C"/>
    <w:rsid w:val="00355760"/>
    <w:rsid w:val="00364640"/>
    <w:rsid w:val="00365270"/>
    <w:rsid w:val="0036691A"/>
    <w:rsid w:val="00366E90"/>
    <w:rsid w:val="00371C3B"/>
    <w:rsid w:val="00372432"/>
    <w:rsid w:val="00374891"/>
    <w:rsid w:val="00382589"/>
    <w:rsid w:val="003858AB"/>
    <w:rsid w:val="00387AAD"/>
    <w:rsid w:val="00391F97"/>
    <w:rsid w:val="003A2731"/>
    <w:rsid w:val="003A4E6B"/>
    <w:rsid w:val="003B0507"/>
    <w:rsid w:val="003B245C"/>
    <w:rsid w:val="003B4C9E"/>
    <w:rsid w:val="003B6683"/>
    <w:rsid w:val="003C559F"/>
    <w:rsid w:val="003D13F4"/>
    <w:rsid w:val="003D2D35"/>
    <w:rsid w:val="003D2EB5"/>
    <w:rsid w:val="003D5B1B"/>
    <w:rsid w:val="003D5D44"/>
    <w:rsid w:val="003D6B6E"/>
    <w:rsid w:val="003E112D"/>
    <w:rsid w:val="003E1972"/>
    <w:rsid w:val="003F10A7"/>
    <w:rsid w:val="003F1FBF"/>
    <w:rsid w:val="003F2775"/>
    <w:rsid w:val="003F313B"/>
    <w:rsid w:val="003F5383"/>
    <w:rsid w:val="004073E9"/>
    <w:rsid w:val="00407903"/>
    <w:rsid w:val="00416E9B"/>
    <w:rsid w:val="00417C8F"/>
    <w:rsid w:val="00417F9B"/>
    <w:rsid w:val="00426208"/>
    <w:rsid w:val="0043296D"/>
    <w:rsid w:val="00432C57"/>
    <w:rsid w:val="004447E5"/>
    <w:rsid w:val="00445013"/>
    <w:rsid w:val="00461A7C"/>
    <w:rsid w:val="004630B3"/>
    <w:rsid w:val="004634F1"/>
    <w:rsid w:val="0046569E"/>
    <w:rsid w:val="00472BFB"/>
    <w:rsid w:val="0049648E"/>
    <w:rsid w:val="004C3A39"/>
    <w:rsid w:val="004D0DCA"/>
    <w:rsid w:val="004D3BBB"/>
    <w:rsid w:val="004D4341"/>
    <w:rsid w:val="004D598B"/>
    <w:rsid w:val="004E3AE1"/>
    <w:rsid w:val="004E3E67"/>
    <w:rsid w:val="00502481"/>
    <w:rsid w:val="00502BE6"/>
    <w:rsid w:val="00502E81"/>
    <w:rsid w:val="005057B6"/>
    <w:rsid w:val="00505A76"/>
    <w:rsid w:val="005079F0"/>
    <w:rsid w:val="00513CEF"/>
    <w:rsid w:val="00516E23"/>
    <w:rsid w:val="0052003A"/>
    <w:rsid w:val="00520880"/>
    <w:rsid w:val="00523CF0"/>
    <w:rsid w:val="00525763"/>
    <w:rsid w:val="005304A1"/>
    <w:rsid w:val="00530DF0"/>
    <w:rsid w:val="00533471"/>
    <w:rsid w:val="005347AD"/>
    <w:rsid w:val="005471E9"/>
    <w:rsid w:val="005558F9"/>
    <w:rsid w:val="00560338"/>
    <w:rsid w:val="00564E62"/>
    <w:rsid w:val="00572028"/>
    <w:rsid w:val="005754CA"/>
    <w:rsid w:val="005931DA"/>
    <w:rsid w:val="005A3F03"/>
    <w:rsid w:val="005A5583"/>
    <w:rsid w:val="005B48AB"/>
    <w:rsid w:val="005B54B1"/>
    <w:rsid w:val="005C00C6"/>
    <w:rsid w:val="005C2246"/>
    <w:rsid w:val="005C3489"/>
    <w:rsid w:val="005C3A81"/>
    <w:rsid w:val="005D28BB"/>
    <w:rsid w:val="005E2415"/>
    <w:rsid w:val="005F3A2F"/>
    <w:rsid w:val="005F4585"/>
    <w:rsid w:val="006003F5"/>
    <w:rsid w:val="00602188"/>
    <w:rsid w:val="006031D8"/>
    <w:rsid w:val="00604162"/>
    <w:rsid w:val="00615A3D"/>
    <w:rsid w:val="00616B19"/>
    <w:rsid w:val="00622FB3"/>
    <w:rsid w:val="00624662"/>
    <w:rsid w:val="00624AE8"/>
    <w:rsid w:val="006259A9"/>
    <w:rsid w:val="00630E30"/>
    <w:rsid w:val="00632150"/>
    <w:rsid w:val="00635B7F"/>
    <w:rsid w:val="00636DE0"/>
    <w:rsid w:val="00642B48"/>
    <w:rsid w:val="00644CBB"/>
    <w:rsid w:val="00647050"/>
    <w:rsid w:val="00651488"/>
    <w:rsid w:val="00651925"/>
    <w:rsid w:val="00651D14"/>
    <w:rsid w:val="0065444A"/>
    <w:rsid w:val="00654B43"/>
    <w:rsid w:val="00654B7A"/>
    <w:rsid w:val="006762D0"/>
    <w:rsid w:val="00676773"/>
    <w:rsid w:val="0068007B"/>
    <w:rsid w:val="0068312F"/>
    <w:rsid w:val="00690118"/>
    <w:rsid w:val="006906BC"/>
    <w:rsid w:val="00694066"/>
    <w:rsid w:val="006A2A08"/>
    <w:rsid w:val="006A3BF0"/>
    <w:rsid w:val="006A4558"/>
    <w:rsid w:val="006A46F7"/>
    <w:rsid w:val="006A5011"/>
    <w:rsid w:val="006B578E"/>
    <w:rsid w:val="006B5D98"/>
    <w:rsid w:val="006C0783"/>
    <w:rsid w:val="006C2968"/>
    <w:rsid w:val="006C5682"/>
    <w:rsid w:val="006C6F96"/>
    <w:rsid w:val="006D327B"/>
    <w:rsid w:val="006E7168"/>
    <w:rsid w:val="006F29B6"/>
    <w:rsid w:val="006F7469"/>
    <w:rsid w:val="00700027"/>
    <w:rsid w:val="0070241C"/>
    <w:rsid w:val="00707148"/>
    <w:rsid w:val="00710161"/>
    <w:rsid w:val="007126E2"/>
    <w:rsid w:val="007174D8"/>
    <w:rsid w:val="00717FE5"/>
    <w:rsid w:val="007211AB"/>
    <w:rsid w:val="00721566"/>
    <w:rsid w:val="007247CE"/>
    <w:rsid w:val="0072481B"/>
    <w:rsid w:val="00730B65"/>
    <w:rsid w:val="0073140D"/>
    <w:rsid w:val="007365ED"/>
    <w:rsid w:val="007466B0"/>
    <w:rsid w:val="007516A6"/>
    <w:rsid w:val="00752ADB"/>
    <w:rsid w:val="00760A37"/>
    <w:rsid w:val="00763FC1"/>
    <w:rsid w:val="007732F4"/>
    <w:rsid w:val="00782D3E"/>
    <w:rsid w:val="007867DA"/>
    <w:rsid w:val="00786B45"/>
    <w:rsid w:val="00786E45"/>
    <w:rsid w:val="00786FC4"/>
    <w:rsid w:val="0078762F"/>
    <w:rsid w:val="00787C25"/>
    <w:rsid w:val="007900AA"/>
    <w:rsid w:val="00791430"/>
    <w:rsid w:val="0079341E"/>
    <w:rsid w:val="0079511A"/>
    <w:rsid w:val="007959B3"/>
    <w:rsid w:val="007A11A3"/>
    <w:rsid w:val="007A23D3"/>
    <w:rsid w:val="007A7675"/>
    <w:rsid w:val="007B1051"/>
    <w:rsid w:val="007C126A"/>
    <w:rsid w:val="007D174A"/>
    <w:rsid w:val="007D2249"/>
    <w:rsid w:val="007D3F82"/>
    <w:rsid w:val="007D7204"/>
    <w:rsid w:val="007E4E48"/>
    <w:rsid w:val="007E61AA"/>
    <w:rsid w:val="007F07DA"/>
    <w:rsid w:val="007F140E"/>
    <w:rsid w:val="007F2A38"/>
    <w:rsid w:val="007F4007"/>
    <w:rsid w:val="007F5FF6"/>
    <w:rsid w:val="007F7390"/>
    <w:rsid w:val="007F7935"/>
    <w:rsid w:val="0080272E"/>
    <w:rsid w:val="00802812"/>
    <w:rsid w:val="00823A65"/>
    <w:rsid w:val="008365FA"/>
    <w:rsid w:val="00844602"/>
    <w:rsid w:val="00847538"/>
    <w:rsid w:val="0085163E"/>
    <w:rsid w:val="0085310B"/>
    <w:rsid w:val="00855C58"/>
    <w:rsid w:val="00861C15"/>
    <w:rsid w:val="008648CF"/>
    <w:rsid w:val="0086532A"/>
    <w:rsid w:val="00874CFD"/>
    <w:rsid w:val="00880994"/>
    <w:rsid w:val="00882660"/>
    <w:rsid w:val="008867B8"/>
    <w:rsid w:val="00893E69"/>
    <w:rsid w:val="00897C16"/>
    <w:rsid w:val="008A6BBB"/>
    <w:rsid w:val="008B0342"/>
    <w:rsid w:val="008B170F"/>
    <w:rsid w:val="008B6F55"/>
    <w:rsid w:val="008C0C7A"/>
    <w:rsid w:val="008C4906"/>
    <w:rsid w:val="008C5E29"/>
    <w:rsid w:val="008C5F28"/>
    <w:rsid w:val="008D1FFE"/>
    <w:rsid w:val="008D2574"/>
    <w:rsid w:val="008D3FBC"/>
    <w:rsid w:val="008D5DFD"/>
    <w:rsid w:val="008D60CD"/>
    <w:rsid w:val="008E5CA7"/>
    <w:rsid w:val="008E5F63"/>
    <w:rsid w:val="008F58F6"/>
    <w:rsid w:val="00904399"/>
    <w:rsid w:val="009058CE"/>
    <w:rsid w:val="009124CB"/>
    <w:rsid w:val="0092108F"/>
    <w:rsid w:val="0092491D"/>
    <w:rsid w:val="009315D5"/>
    <w:rsid w:val="00945D61"/>
    <w:rsid w:val="00947CB6"/>
    <w:rsid w:val="00950D35"/>
    <w:rsid w:val="00955950"/>
    <w:rsid w:val="0095783C"/>
    <w:rsid w:val="00957D04"/>
    <w:rsid w:val="0096093A"/>
    <w:rsid w:val="0096696B"/>
    <w:rsid w:val="00970341"/>
    <w:rsid w:val="00972EF5"/>
    <w:rsid w:val="00973A2A"/>
    <w:rsid w:val="00974194"/>
    <w:rsid w:val="00981B49"/>
    <w:rsid w:val="009A6848"/>
    <w:rsid w:val="009A7901"/>
    <w:rsid w:val="009A7A95"/>
    <w:rsid w:val="009B44DD"/>
    <w:rsid w:val="009B44EF"/>
    <w:rsid w:val="009B6199"/>
    <w:rsid w:val="009C3004"/>
    <w:rsid w:val="009C70DF"/>
    <w:rsid w:val="009D362B"/>
    <w:rsid w:val="009D4BC3"/>
    <w:rsid w:val="009D5863"/>
    <w:rsid w:val="009E061D"/>
    <w:rsid w:val="009E2772"/>
    <w:rsid w:val="009F0A6B"/>
    <w:rsid w:val="009F4A2D"/>
    <w:rsid w:val="00A001A9"/>
    <w:rsid w:val="00A05C7C"/>
    <w:rsid w:val="00A101B1"/>
    <w:rsid w:val="00A15FD2"/>
    <w:rsid w:val="00A16EA9"/>
    <w:rsid w:val="00A1738A"/>
    <w:rsid w:val="00A20D6D"/>
    <w:rsid w:val="00A23714"/>
    <w:rsid w:val="00A25FDB"/>
    <w:rsid w:val="00A31D96"/>
    <w:rsid w:val="00A320DE"/>
    <w:rsid w:val="00A33E34"/>
    <w:rsid w:val="00A35AC9"/>
    <w:rsid w:val="00A37B54"/>
    <w:rsid w:val="00A44E62"/>
    <w:rsid w:val="00A52F89"/>
    <w:rsid w:val="00A56E2B"/>
    <w:rsid w:val="00A603EB"/>
    <w:rsid w:val="00A647DB"/>
    <w:rsid w:val="00A7016A"/>
    <w:rsid w:val="00A702BD"/>
    <w:rsid w:val="00A915A7"/>
    <w:rsid w:val="00A94813"/>
    <w:rsid w:val="00A9765C"/>
    <w:rsid w:val="00A97E35"/>
    <w:rsid w:val="00AA0629"/>
    <w:rsid w:val="00AA162E"/>
    <w:rsid w:val="00AB4398"/>
    <w:rsid w:val="00AC4C41"/>
    <w:rsid w:val="00AC5274"/>
    <w:rsid w:val="00AD237E"/>
    <w:rsid w:val="00AE2785"/>
    <w:rsid w:val="00AE3D3E"/>
    <w:rsid w:val="00AE770E"/>
    <w:rsid w:val="00AF7BC8"/>
    <w:rsid w:val="00B05ED2"/>
    <w:rsid w:val="00B06F7A"/>
    <w:rsid w:val="00B10DEC"/>
    <w:rsid w:val="00B145BC"/>
    <w:rsid w:val="00B2249D"/>
    <w:rsid w:val="00B41122"/>
    <w:rsid w:val="00B52CAC"/>
    <w:rsid w:val="00B56684"/>
    <w:rsid w:val="00B62D21"/>
    <w:rsid w:val="00B6465D"/>
    <w:rsid w:val="00B71B76"/>
    <w:rsid w:val="00B7431D"/>
    <w:rsid w:val="00B86B08"/>
    <w:rsid w:val="00BA1671"/>
    <w:rsid w:val="00BA6D12"/>
    <w:rsid w:val="00BB0267"/>
    <w:rsid w:val="00BB08AD"/>
    <w:rsid w:val="00BC5A6B"/>
    <w:rsid w:val="00BC6043"/>
    <w:rsid w:val="00BD16CC"/>
    <w:rsid w:val="00BD5752"/>
    <w:rsid w:val="00BE07CF"/>
    <w:rsid w:val="00BE1CD8"/>
    <w:rsid w:val="00BE766D"/>
    <w:rsid w:val="00BF7FBD"/>
    <w:rsid w:val="00C01F0D"/>
    <w:rsid w:val="00C025FB"/>
    <w:rsid w:val="00C23AA7"/>
    <w:rsid w:val="00C30295"/>
    <w:rsid w:val="00C306B4"/>
    <w:rsid w:val="00C32F2D"/>
    <w:rsid w:val="00C409F5"/>
    <w:rsid w:val="00C417D1"/>
    <w:rsid w:val="00C535AB"/>
    <w:rsid w:val="00C57C74"/>
    <w:rsid w:val="00C61ED4"/>
    <w:rsid w:val="00C62CD8"/>
    <w:rsid w:val="00C631C5"/>
    <w:rsid w:val="00C64ECE"/>
    <w:rsid w:val="00C724D3"/>
    <w:rsid w:val="00C729CA"/>
    <w:rsid w:val="00C732AC"/>
    <w:rsid w:val="00C74214"/>
    <w:rsid w:val="00C7430D"/>
    <w:rsid w:val="00C75FBE"/>
    <w:rsid w:val="00C81EE7"/>
    <w:rsid w:val="00C85F57"/>
    <w:rsid w:val="00C9418B"/>
    <w:rsid w:val="00C94195"/>
    <w:rsid w:val="00C94DEC"/>
    <w:rsid w:val="00CA2CAC"/>
    <w:rsid w:val="00CD1097"/>
    <w:rsid w:val="00CD27D4"/>
    <w:rsid w:val="00CE0B8D"/>
    <w:rsid w:val="00CE3636"/>
    <w:rsid w:val="00CE3685"/>
    <w:rsid w:val="00CF35CF"/>
    <w:rsid w:val="00CF38E1"/>
    <w:rsid w:val="00CF7E99"/>
    <w:rsid w:val="00D0144A"/>
    <w:rsid w:val="00D05D60"/>
    <w:rsid w:val="00D122D6"/>
    <w:rsid w:val="00D17DF6"/>
    <w:rsid w:val="00D1C935"/>
    <w:rsid w:val="00D275DF"/>
    <w:rsid w:val="00D34F8F"/>
    <w:rsid w:val="00D42540"/>
    <w:rsid w:val="00D436A2"/>
    <w:rsid w:val="00D53EA9"/>
    <w:rsid w:val="00D5425D"/>
    <w:rsid w:val="00D54EEB"/>
    <w:rsid w:val="00D66956"/>
    <w:rsid w:val="00D7233D"/>
    <w:rsid w:val="00D7771F"/>
    <w:rsid w:val="00D7C81A"/>
    <w:rsid w:val="00D83B0B"/>
    <w:rsid w:val="00D8502B"/>
    <w:rsid w:val="00D9115A"/>
    <w:rsid w:val="00D92764"/>
    <w:rsid w:val="00D970F1"/>
    <w:rsid w:val="00DA3FC3"/>
    <w:rsid w:val="00DB0B58"/>
    <w:rsid w:val="00DB5CF3"/>
    <w:rsid w:val="00DC6222"/>
    <w:rsid w:val="00DD22FD"/>
    <w:rsid w:val="00DD5994"/>
    <w:rsid w:val="00DE10D1"/>
    <w:rsid w:val="00DF152D"/>
    <w:rsid w:val="00DF78D1"/>
    <w:rsid w:val="00E16009"/>
    <w:rsid w:val="00E226F2"/>
    <w:rsid w:val="00E24472"/>
    <w:rsid w:val="00E2486F"/>
    <w:rsid w:val="00E2783A"/>
    <w:rsid w:val="00E27D15"/>
    <w:rsid w:val="00E328F1"/>
    <w:rsid w:val="00E343BC"/>
    <w:rsid w:val="00E3773B"/>
    <w:rsid w:val="00E466D0"/>
    <w:rsid w:val="00E517D8"/>
    <w:rsid w:val="00E51B7C"/>
    <w:rsid w:val="00E527C4"/>
    <w:rsid w:val="00E57457"/>
    <w:rsid w:val="00E62977"/>
    <w:rsid w:val="00E65913"/>
    <w:rsid w:val="00E72758"/>
    <w:rsid w:val="00E73554"/>
    <w:rsid w:val="00E73F83"/>
    <w:rsid w:val="00E74885"/>
    <w:rsid w:val="00E74BB3"/>
    <w:rsid w:val="00E75D2D"/>
    <w:rsid w:val="00E76EB4"/>
    <w:rsid w:val="00E90B7B"/>
    <w:rsid w:val="00E96F37"/>
    <w:rsid w:val="00E96FC9"/>
    <w:rsid w:val="00E97E23"/>
    <w:rsid w:val="00EA0778"/>
    <w:rsid w:val="00EA1902"/>
    <w:rsid w:val="00EA3F62"/>
    <w:rsid w:val="00EA6DD1"/>
    <w:rsid w:val="00EA73A8"/>
    <w:rsid w:val="00EB4055"/>
    <w:rsid w:val="00EC73A7"/>
    <w:rsid w:val="00ED137D"/>
    <w:rsid w:val="00EE0197"/>
    <w:rsid w:val="00EE0AF7"/>
    <w:rsid w:val="00EE1508"/>
    <w:rsid w:val="00EE4553"/>
    <w:rsid w:val="00EF59B2"/>
    <w:rsid w:val="00F1310D"/>
    <w:rsid w:val="00F166E9"/>
    <w:rsid w:val="00F21CAA"/>
    <w:rsid w:val="00F2483E"/>
    <w:rsid w:val="00F30A96"/>
    <w:rsid w:val="00F356E2"/>
    <w:rsid w:val="00F362A8"/>
    <w:rsid w:val="00F436E7"/>
    <w:rsid w:val="00F4431F"/>
    <w:rsid w:val="00F4760C"/>
    <w:rsid w:val="00F524D6"/>
    <w:rsid w:val="00F54FC0"/>
    <w:rsid w:val="00F5580A"/>
    <w:rsid w:val="00F5661B"/>
    <w:rsid w:val="00F643BF"/>
    <w:rsid w:val="00F7441A"/>
    <w:rsid w:val="00F76241"/>
    <w:rsid w:val="00F770D4"/>
    <w:rsid w:val="00F778E7"/>
    <w:rsid w:val="00F93919"/>
    <w:rsid w:val="00F95A81"/>
    <w:rsid w:val="00F96F93"/>
    <w:rsid w:val="00FA171E"/>
    <w:rsid w:val="00FA4A05"/>
    <w:rsid w:val="00FA5A38"/>
    <w:rsid w:val="00FB0323"/>
    <w:rsid w:val="00FB1A02"/>
    <w:rsid w:val="00FC0C79"/>
    <w:rsid w:val="00FC3328"/>
    <w:rsid w:val="00FC5986"/>
    <w:rsid w:val="00FC7072"/>
    <w:rsid w:val="00FD0435"/>
    <w:rsid w:val="00FD11B8"/>
    <w:rsid w:val="00FD276A"/>
    <w:rsid w:val="00FE1E6E"/>
    <w:rsid w:val="00FE2CA4"/>
    <w:rsid w:val="00FE6DE5"/>
    <w:rsid w:val="00FE7989"/>
    <w:rsid w:val="00FF01C6"/>
    <w:rsid w:val="018A0072"/>
    <w:rsid w:val="01971DF9"/>
    <w:rsid w:val="01DE267E"/>
    <w:rsid w:val="0312F400"/>
    <w:rsid w:val="032DF6D5"/>
    <w:rsid w:val="03490ACC"/>
    <w:rsid w:val="03A827B3"/>
    <w:rsid w:val="03B1BC29"/>
    <w:rsid w:val="03B410F7"/>
    <w:rsid w:val="042F6B7A"/>
    <w:rsid w:val="04E1E237"/>
    <w:rsid w:val="05440479"/>
    <w:rsid w:val="05AA1167"/>
    <w:rsid w:val="05CB11FC"/>
    <w:rsid w:val="06ADDE03"/>
    <w:rsid w:val="0710D762"/>
    <w:rsid w:val="0747727B"/>
    <w:rsid w:val="07508E89"/>
    <w:rsid w:val="079B5FAE"/>
    <w:rsid w:val="07B33C93"/>
    <w:rsid w:val="07F97DF0"/>
    <w:rsid w:val="08961C1B"/>
    <w:rsid w:val="08A63AA5"/>
    <w:rsid w:val="0A1148A5"/>
    <w:rsid w:val="0A1467DE"/>
    <w:rsid w:val="0A914A1A"/>
    <w:rsid w:val="0AEF3F87"/>
    <w:rsid w:val="0B59FB2F"/>
    <w:rsid w:val="0C1B5646"/>
    <w:rsid w:val="0C1C95DB"/>
    <w:rsid w:val="0CEA7853"/>
    <w:rsid w:val="0D0EF3ED"/>
    <w:rsid w:val="0D24017A"/>
    <w:rsid w:val="0E93ECEF"/>
    <w:rsid w:val="0EF2832D"/>
    <w:rsid w:val="0F09D623"/>
    <w:rsid w:val="0F1C9BBD"/>
    <w:rsid w:val="0FA4EB53"/>
    <w:rsid w:val="104F0BFF"/>
    <w:rsid w:val="107F55A8"/>
    <w:rsid w:val="108D2511"/>
    <w:rsid w:val="1091CD74"/>
    <w:rsid w:val="10B76EB5"/>
    <w:rsid w:val="10F5D96A"/>
    <w:rsid w:val="119CBF02"/>
    <w:rsid w:val="127D0A5D"/>
    <w:rsid w:val="12D6B273"/>
    <w:rsid w:val="13048430"/>
    <w:rsid w:val="132FF2EE"/>
    <w:rsid w:val="133EF34B"/>
    <w:rsid w:val="139417DF"/>
    <w:rsid w:val="1469DBC5"/>
    <w:rsid w:val="16DCDD4D"/>
    <w:rsid w:val="16DE4705"/>
    <w:rsid w:val="16F2E914"/>
    <w:rsid w:val="16FE4BEF"/>
    <w:rsid w:val="1708F13A"/>
    <w:rsid w:val="17139671"/>
    <w:rsid w:val="173CE469"/>
    <w:rsid w:val="17509FAA"/>
    <w:rsid w:val="176CB116"/>
    <w:rsid w:val="17A0C34B"/>
    <w:rsid w:val="17B9E62D"/>
    <w:rsid w:val="17C78D93"/>
    <w:rsid w:val="18543CDE"/>
    <w:rsid w:val="19001F3A"/>
    <w:rsid w:val="19318CC9"/>
    <w:rsid w:val="1933C457"/>
    <w:rsid w:val="199EB288"/>
    <w:rsid w:val="1A3C8585"/>
    <w:rsid w:val="1B096CB3"/>
    <w:rsid w:val="1B3BE074"/>
    <w:rsid w:val="1BCE6335"/>
    <w:rsid w:val="1C67D8CC"/>
    <w:rsid w:val="1C7D0A49"/>
    <w:rsid w:val="1CE8BEBA"/>
    <w:rsid w:val="1E7C3F08"/>
    <w:rsid w:val="20896723"/>
    <w:rsid w:val="20F5FD40"/>
    <w:rsid w:val="21C6E7DE"/>
    <w:rsid w:val="21EB44E3"/>
    <w:rsid w:val="224E7623"/>
    <w:rsid w:val="229ABA41"/>
    <w:rsid w:val="22FAD82D"/>
    <w:rsid w:val="236A26BD"/>
    <w:rsid w:val="23AED533"/>
    <w:rsid w:val="242476B4"/>
    <w:rsid w:val="244B6DF3"/>
    <w:rsid w:val="248ED70E"/>
    <w:rsid w:val="2495083A"/>
    <w:rsid w:val="24C4E7BE"/>
    <w:rsid w:val="24E99263"/>
    <w:rsid w:val="251EEEC5"/>
    <w:rsid w:val="25D567D0"/>
    <w:rsid w:val="2604B124"/>
    <w:rsid w:val="260A0DF9"/>
    <w:rsid w:val="2670D3CA"/>
    <w:rsid w:val="26D5B259"/>
    <w:rsid w:val="2846BB90"/>
    <w:rsid w:val="286F01AB"/>
    <w:rsid w:val="2879A424"/>
    <w:rsid w:val="2880D3FA"/>
    <w:rsid w:val="2886D639"/>
    <w:rsid w:val="2A89C4C8"/>
    <w:rsid w:val="2B059B0E"/>
    <w:rsid w:val="2B41128A"/>
    <w:rsid w:val="2B44553C"/>
    <w:rsid w:val="2B7E541D"/>
    <w:rsid w:val="2BABFF42"/>
    <w:rsid w:val="2BD0DB62"/>
    <w:rsid w:val="2C51D682"/>
    <w:rsid w:val="2C9B73DF"/>
    <w:rsid w:val="2CB8DD1F"/>
    <w:rsid w:val="2D28229B"/>
    <w:rsid w:val="2D4A638F"/>
    <w:rsid w:val="2D6D687C"/>
    <w:rsid w:val="2E17E51F"/>
    <w:rsid w:val="2E3EEE68"/>
    <w:rsid w:val="2E5D94F6"/>
    <w:rsid w:val="2EAD51F4"/>
    <w:rsid w:val="2EED8787"/>
    <w:rsid w:val="2EFFF5AA"/>
    <w:rsid w:val="2F56AD3A"/>
    <w:rsid w:val="2FBB6F7A"/>
    <w:rsid w:val="2FCF1500"/>
    <w:rsid w:val="30476265"/>
    <w:rsid w:val="30C369FA"/>
    <w:rsid w:val="30CE3945"/>
    <w:rsid w:val="30EB5041"/>
    <w:rsid w:val="32AC9EA2"/>
    <w:rsid w:val="3306F570"/>
    <w:rsid w:val="3328F120"/>
    <w:rsid w:val="336046CA"/>
    <w:rsid w:val="3361D31E"/>
    <w:rsid w:val="336B1B98"/>
    <w:rsid w:val="33799744"/>
    <w:rsid w:val="3392565C"/>
    <w:rsid w:val="33AFDDB4"/>
    <w:rsid w:val="347D28F5"/>
    <w:rsid w:val="348AD4E3"/>
    <w:rsid w:val="348C4EE8"/>
    <w:rsid w:val="34BED05D"/>
    <w:rsid w:val="3506948B"/>
    <w:rsid w:val="354974B8"/>
    <w:rsid w:val="35CBE095"/>
    <w:rsid w:val="35DAA3ED"/>
    <w:rsid w:val="36446341"/>
    <w:rsid w:val="3661B66F"/>
    <w:rsid w:val="36DF4E8D"/>
    <w:rsid w:val="36FFDD1E"/>
    <w:rsid w:val="37C5C831"/>
    <w:rsid w:val="37CA1DF5"/>
    <w:rsid w:val="37F1A640"/>
    <w:rsid w:val="381DEEE4"/>
    <w:rsid w:val="3856FAC1"/>
    <w:rsid w:val="38F1AB54"/>
    <w:rsid w:val="390CB573"/>
    <w:rsid w:val="39F00B13"/>
    <w:rsid w:val="3A723052"/>
    <w:rsid w:val="3AE2079E"/>
    <w:rsid w:val="3B00B077"/>
    <w:rsid w:val="3B02FD9D"/>
    <w:rsid w:val="3B3E3079"/>
    <w:rsid w:val="3CC815BE"/>
    <w:rsid w:val="3D6EBAF6"/>
    <w:rsid w:val="3F0A8B57"/>
    <w:rsid w:val="3F1F069B"/>
    <w:rsid w:val="3F49085E"/>
    <w:rsid w:val="3F877B01"/>
    <w:rsid w:val="3FB68F6B"/>
    <w:rsid w:val="402EE5A3"/>
    <w:rsid w:val="40AA525E"/>
    <w:rsid w:val="40DED7C4"/>
    <w:rsid w:val="410CB9BE"/>
    <w:rsid w:val="41D4114C"/>
    <w:rsid w:val="42326AB4"/>
    <w:rsid w:val="429DBBDF"/>
    <w:rsid w:val="42E08FC8"/>
    <w:rsid w:val="438E324F"/>
    <w:rsid w:val="43ABBE49"/>
    <w:rsid w:val="43B836F2"/>
    <w:rsid w:val="43E1F320"/>
    <w:rsid w:val="445E6D4A"/>
    <w:rsid w:val="45C4FB4E"/>
    <w:rsid w:val="45FD50E6"/>
    <w:rsid w:val="46083BC6"/>
    <w:rsid w:val="468B389B"/>
    <w:rsid w:val="477FECF0"/>
    <w:rsid w:val="47A878F3"/>
    <w:rsid w:val="47BBE5B0"/>
    <w:rsid w:val="47D6AEDD"/>
    <w:rsid w:val="480F8B4E"/>
    <w:rsid w:val="48A61981"/>
    <w:rsid w:val="49090124"/>
    <w:rsid w:val="4999B83F"/>
    <w:rsid w:val="49E187F0"/>
    <w:rsid w:val="4A15D0B8"/>
    <w:rsid w:val="4AC3E5B0"/>
    <w:rsid w:val="4AF88BD9"/>
    <w:rsid w:val="4B22CB0A"/>
    <w:rsid w:val="4B777E95"/>
    <w:rsid w:val="4B9F383B"/>
    <w:rsid w:val="4BA1A941"/>
    <w:rsid w:val="4BA824E8"/>
    <w:rsid w:val="4BD4E126"/>
    <w:rsid w:val="4C2B75C8"/>
    <w:rsid w:val="4CDDBE23"/>
    <w:rsid w:val="4D0A44FC"/>
    <w:rsid w:val="4E165207"/>
    <w:rsid w:val="4EC9E927"/>
    <w:rsid w:val="4ED146FF"/>
    <w:rsid w:val="4EE2724F"/>
    <w:rsid w:val="4EEC16B1"/>
    <w:rsid w:val="4F4D3956"/>
    <w:rsid w:val="4F9E256E"/>
    <w:rsid w:val="508D3232"/>
    <w:rsid w:val="50A1D31F"/>
    <w:rsid w:val="518A2002"/>
    <w:rsid w:val="51C4A44C"/>
    <w:rsid w:val="51E6C019"/>
    <w:rsid w:val="51F5CE63"/>
    <w:rsid w:val="52184556"/>
    <w:rsid w:val="523B1675"/>
    <w:rsid w:val="525C4689"/>
    <w:rsid w:val="52870E00"/>
    <w:rsid w:val="52B2E421"/>
    <w:rsid w:val="52CAEC32"/>
    <w:rsid w:val="52F3AB69"/>
    <w:rsid w:val="530B4022"/>
    <w:rsid w:val="53C57F78"/>
    <w:rsid w:val="53DEEE8D"/>
    <w:rsid w:val="54CEBADA"/>
    <w:rsid w:val="55613B62"/>
    <w:rsid w:val="55A15DB5"/>
    <w:rsid w:val="55A9A7FB"/>
    <w:rsid w:val="55AC596F"/>
    <w:rsid w:val="55DFED78"/>
    <w:rsid w:val="55E629CB"/>
    <w:rsid w:val="571A6205"/>
    <w:rsid w:val="5816B007"/>
    <w:rsid w:val="582E6FB3"/>
    <w:rsid w:val="5831CAB6"/>
    <w:rsid w:val="58853354"/>
    <w:rsid w:val="588A3F7E"/>
    <w:rsid w:val="589117C2"/>
    <w:rsid w:val="58B65690"/>
    <w:rsid w:val="591D7BFB"/>
    <w:rsid w:val="5979A4F2"/>
    <w:rsid w:val="597ACCC8"/>
    <w:rsid w:val="59EA1B58"/>
    <w:rsid w:val="59FF610C"/>
    <w:rsid w:val="5A21B260"/>
    <w:rsid w:val="5A2D67CA"/>
    <w:rsid w:val="5A3FA73E"/>
    <w:rsid w:val="5B4A74D7"/>
    <w:rsid w:val="5BBCFD7E"/>
    <w:rsid w:val="5C0CE6D8"/>
    <w:rsid w:val="5C273CAC"/>
    <w:rsid w:val="5C4ED706"/>
    <w:rsid w:val="5C576E68"/>
    <w:rsid w:val="5C98E4BC"/>
    <w:rsid w:val="5D0BB688"/>
    <w:rsid w:val="5D355C85"/>
    <w:rsid w:val="5D7FBDC5"/>
    <w:rsid w:val="5DBCA766"/>
    <w:rsid w:val="5E0D60D1"/>
    <w:rsid w:val="5E1CD420"/>
    <w:rsid w:val="5E216D83"/>
    <w:rsid w:val="5E240D88"/>
    <w:rsid w:val="5E3DE908"/>
    <w:rsid w:val="5E5088AB"/>
    <w:rsid w:val="5E70404B"/>
    <w:rsid w:val="5F03CEC1"/>
    <w:rsid w:val="5FF068FF"/>
    <w:rsid w:val="600C10AC"/>
    <w:rsid w:val="60DC730A"/>
    <w:rsid w:val="60F6328E"/>
    <w:rsid w:val="61285ACB"/>
    <w:rsid w:val="617034EC"/>
    <w:rsid w:val="61933DBF"/>
    <w:rsid w:val="6195C4C4"/>
    <w:rsid w:val="61A7E10D"/>
    <w:rsid w:val="6201AAAE"/>
    <w:rsid w:val="62193D90"/>
    <w:rsid w:val="623F4398"/>
    <w:rsid w:val="625D38D6"/>
    <w:rsid w:val="6267AD93"/>
    <w:rsid w:val="6287B023"/>
    <w:rsid w:val="62BC70D3"/>
    <w:rsid w:val="63093CEA"/>
    <w:rsid w:val="636F0DEE"/>
    <w:rsid w:val="64061815"/>
    <w:rsid w:val="641CA651"/>
    <w:rsid w:val="6492FB4E"/>
    <w:rsid w:val="64B5C4FF"/>
    <w:rsid w:val="654FC287"/>
    <w:rsid w:val="65CF8828"/>
    <w:rsid w:val="65D55A75"/>
    <w:rsid w:val="660F0897"/>
    <w:rsid w:val="66145678"/>
    <w:rsid w:val="665F4433"/>
    <w:rsid w:val="6669B2B2"/>
    <w:rsid w:val="66E7F778"/>
    <w:rsid w:val="672A46FB"/>
    <w:rsid w:val="67980F12"/>
    <w:rsid w:val="67C3A799"/>
    <w:rsid w:val="67CE05CD"/>
    <w:rsid w:val="67DC14F7"/>
    <w:rsid w:val="684B4664"/>
    <w:rsid w:val="6876F1EE"/>
    <w:rsid w:val="68C6A56B"/>
    <w:rsid w:val="69A906BC"/>
    <w:rsid w:val="69BB6F71"/>
    <w:rsid w:val="69C315B8"/>
    <w:rsid w:val="6A5FD0BC"/>
    <w:rsid w:val="6A8C0179"/>
    <w:rsid w:val="6AC35E1F"/>
    <w:rsid w:val="6B51DCF4"/>
    <w:rsid w:val="6B5ADB38"/>
    <w:rsid w:val="6B899E82"/>
    <w:rsid w:val="6BF84B07"/>
    <w:rsid w:val="6C1028F5"/>
    <w:rsid w:val="6C2304F5"/>
    <w:rsid w:val="6C4EE32B"/>
    <w:rsid w:val="6C4F5C58"/>
    <w:rsid w:val="6D243E0E"/>
    <w:rsid w:val="6D6AB746"/>
    <w:rsid w:val="6D8AB9C6"/>
    <w:rsid w:val="6DA6AA86"/>
    <w:rsid w:val="6DDCC310"/>
    <w:rsid w:val="6DE1E187"/>
    <w:rsid w:val="6E11C73B"/>
    <w:rsid w:val="6E64D0F4"/>
    <w:rsid w:val="6E746063"/>
    <w:rsid w:val="6ED5F084"/>
    <w:rsid w:val="6F1518BE"/>
    <w:rsid w:val="6F29BACD"/>
    <w:rsid w:val="70531BEB"/>
    <w:rsid w:val="7200194B"/>
    <w:rsid w:val="7231AD38"/>
    <w:rsid w:val="72538716"/>
    <w:rsid w:val="7273ABEB"/>
    <w:rsid w:val="72BDE3A8"/>
    <w:rsid w:val="72E192DE"/>
    <w:rsid w:val="74FD1B05"/>
    <w:rsid w:val="75366A5A"/>
    <w:rsid w:val="7550259D"/>
    <w:rsid w:val="75E2DFDB"/>
    <w:rsid w:val="75F2BC07"/>
    <w:rsid w:val="76780084"/>
    <w:rsid w:val="76AA8224"/>
    <w:rsid w:val="7748E65A"/>
    <w:rsid w:val="78BA448F"/>
    <w:rsid w:val="7968B4AC"/>
    <w:rsid w:val="7A22DF65"/>
    <w:rsid w:val="7A41B760"/>
    <w:rsid w:val="7A675EBF"/>
    <w:rsid w:val="7A748737"/>
    <w:rsid w:val="7AC8F58D"/>
    <w:rsid w:val="7B55C1F9"/>
    <w:rsid w:val="7B84B7B9"/>
    <w:rsid w:val="7B84C48C"/>
    <w:rsid w:val="7BA0F876"/>
    <w:rsid w:val="7C86BEAF"/>
    <w:rsid w:val="7C88BA34"/>
    <w:rsid w:val="7E228F10"/>
    <w:rsid w:val="7E39CF4C"/>
    <w:rsid w:val="7EA4E7B8"/>
    <w:rsid w:val="7F060207"/>
    <w:rsid w:val="7F3405CD"/>
    <w:rsid w:val="7F728C11"/>
    <w:rsid w:val="7F8448A6"/>
    <w:rsid w:val="7FC73BC4"/>
    <w:rsid w:val="7FF62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0BB2CB"/>
  <w15:docId w15:val="{1F03A4CA-11AA-4A74-8F20-67A191B4F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qFormat="1"/>
    <w:lsdException w:name="heading 1" w:uiPriority="3" w:qFormat="1"/>
    <w:lsdException w:name="heading 2" w:semiHidden="1" w:uiPriority="3" w:unhideWhenUsed="1" w:qFormat="1"/>
    <w:lsdException w:name="heading 3" w:semiHidden="1" w:uiPriority="3"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92108F"/>
    <w:pPr>
      <w:spacing w:after="120"/>
    </w:pPr>
    <w:rPr>
      <w:rFonts w:ascii="Segoe UI" w:eastAsia="Times New Roman" w:hAnsi="Segoe UI" w:cs="Segoe UI"/>
      <w:color w:val="000000" w:themeColor="text1"/>
      <w:kern w:val="24"/>
      <w:sz w:val="20"/>
      <w:szCs w:val="20"/>
    </w:rPr>
  </w:style>
  <w:style w:type="paragraph" w:styleId="Heading1">
    <w:name w:val="heading 1"/>
    <w:next w:val="BodyCopy"/>
    <w:link w:val="Heading1Char"/>
    <w:uiPriority w:val="2"/>
    <w:qFormat/>
    <w:rsid w:val="00572028"/>
    <w:pPr>
      <w:spacing w:line="228" w:lineRule="auto"/>
      <w:outlineLvl w:val="0"/>
    </w:pPr>
    <w:rPr>
      <w:rFonts w:ascii="Segoe UI Semibold" w:hAnsi="Segoe UI Semibold" w:cs="Segoe UI"/>
      <w:color w:val="000000"/>
      <w:kern w:val="40"/>
      <w:sz w:val="52"/>
      <w:szCs w:val="40"/>
    </w:rPr>
  </w:style>
  <w:style w:type="paragraph" w:styleId="Heading2">
    <w:name w:val="heading 2"/>
    <w:next w:val="BodyCopy"/>
    <w:link w:val="Heading2Char"/>
    <w:uiPriority w:val="4"/>
    <w:qFormat/>
    <w:rsid w:val="00572028"/>
    <w:pPr>
      <w:keepNext/>
      <w:keepLines/>
      <w:spacing w:line="228" w:lineRule="auto"/>
      <w:outlineLvl w:val="1"/>
    </w:pPr>
    <w:rPr>
      <w:rFonts w:ascii="Segoe UI Semibold" w:eastAsiaTheme="majorEastAsia" w:hAnsi="Segoe UI Semibold" w:cs="Times New Roman (Headings CS)"/>
      <w:bCs/>
      <w:color w:val="000000" w:themeColor="text1"/>
      <w:kern w:val="24"/>
      <w:sz w:val="32"/>
      <w:szCs w:val="26"/>
    </w:rPr>
  </w:style>
  <w:style w:type="paragraph" w:styleId="Heading3">
    <w:name w:val="heading 3"/>
    <w:basedOn w:val="Normal"/>
    <w:next w:val="BodyCopy"/>
    <w:link w:val="Heading3Char"/>
    <w:uiPriority w:val="4"/>
    <w:rsid w:val="00EA0778"/>
    <w:pPr>
      <w:spacing w:before="120"/>
      <w:outlineLvl w:val="2"/>
    </w:pPr>
    <w:rPr>
      <w:rFonts w:ascii="Segoe UI Semibold" w:hAnsi="Segoe UI Semibold" w:cs="Segoe UI Semibold"/>
      <w:bCs/>
      <w:kern w:val="18"/>
    </w:rPr>
  </w:style>
  <w:style w:type="paragraph" w:styleId="Heading5">
    <w:name w:val="heading 5"/>
    <w:aliases w:val="Quote_Attribution"/>
    <w:basedOn w:val="Normal"/>
    <w:next w:val="Normal"/>
    <w:link w:val="Heading5Char"/>
    <w:uiPriority w:val="49"/>
    <w:qFormat/>
    <w:rsid w:val="00330B6D"/>
    <w:pPr>
      <w:keepNext/>
      <w:keepLines/>
      <w:spacing w:before="60"/>
      <w:outlineLvl w:val="4"/>
    </w:pPr>
    <w:rPr>
      <w:rFonts w:asciiTheme="minorHAnsi" w:eastAsiaTheme="majorEastAsia" w:hAnsiTheme="minorHAnsi" w:cs="Times New Roman (Headings 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b w:val="0"/>
      <w:i w:val="0"/>
      <w:sz w:val="16"/>
      <w:szCs w:val="16"/>
    </w:rPr>
  </w:style>
  <w:style w:type="character" w:customStyle="1" w:styleId="Heading1Char">
    <w:name w:val="Heading 1 Char"/>
    <w:basedOn w:val="DefaultParagraphFont"/>
    <w:link w:val="Heading1"/>
    <w:uiPriority w:val="2"/>
    <w:rsid w:val="007E61AA"/>
    <w:rPr>
      <w:rFonts w:ascii="Segoe UI Semibold" w:hAnsi="Segoe UI Semibold" w:cs="Segoe UI"/>
      <w:color w:val="000000"/>
      <w:kern w:val="40"/>
      <w:sz w:val="52"/>
      <w:szCs w:val="40"/>
    </w:rPr>
  </w:style>
  <w:style w:type="paragraph" w:customStyle="1" w:styleId="ecxmsonormal">
    <w:name w:val="ecxmsonormal"/>
    <w:basedOn w:val="Normal"/>
    <w:uiPriority w:val="99"/>
    <w:semiHidden/>
    <w:pPr>
      <w:spacing w:after="324"/>
    </w:pPr>
    <w:rPr>
      <w:rFonts w:ascii="Times New Roman" w:hAnsi="Times New Roman" w:cs="Times New Roman"/>
      <w:sz w:val="24"/>
      <w:szCs w:val="24"/>
    </w:rPr>
  </w:style>
  <w:style w:type="paragraph" w:styleId="Title">
    <w:name w:val="Title"/>
    <w:basedOn w:val="Normal"/>
    <w:next w:val="Normal"/>
    <w:link w:val="TitleChar"/>
    <w:uiPriority w:val="10"/>
    <w:semiHidden/>
    <w:unhideWhenUsed/>
    <w:pPr>
      <w:pBdr>
        <w:bottom w:val="single" w:sz="8" w:space="4" w:color="00BCF2" w:themeColor="accent1"/>
      </w:pBdr>
      <w:spacing w:after="300"/>
      <w:contextualSpacing/>
    </w:pPr>
    <w:rPr>
      <w:rFonts w:asciiTheme="majorHAnsi" w:eastAsiaTheme="majorEastAsia" w:hAnsiTheme="majorHAnsi" w:cstheme="majorBidi"/>
      <w:color w:val="4A4A4C" w:themeColor="text2" w:themeShade="BF"/>
      <w:spacing w:val="5"/>
      <w:kern w:val="28"/>
      <w:sz w:val="52"/>
      <w:szCs w:val="52"/>
    </w:rPr>
  </w:style>
  <w:style w:type="character" w:customStyle="1" w:styleId="TitleChar">
    <w:name w:val="Title Char"/>
    <w:basedOn w:val="DefaultParagraphFont"/>
    <w:link w:val="Title"/>
    <w:uiPriority w:val="10"/>
    <w:semiHidden/>
    <w:rPr>
      <w:rFonts w:asciiTheme="majorHAnsi" w:eastAsiaTheme="majorEastAsia" w:hAnsiTheme="majorHAnsi" w:cstheme="majorBidi"/>
      <w:b w:val="0"/>
      <w:i w:val="0"/>
      <w:color w:val="4A4A4C" w:themeColor="text2" w:themeShade="BF"/>
      <w:spacing w:val="5"/>
      <w:kern w:val="28"/>
      <w:sz w:val="52"/>
      <w:szCs w:val="52"/>
    </w:rPr>
  </w:style>
  <w:style w:type="paragraph" w:styleId="Subtitle">
    <w:name w:val="Subtitle"/>
    <w:basedOn w:val="Normal"/>
    <w:next w:val="Normal"/>
    <w:link w:val="SubtitleChar"/>
    <w:uiPriority w:val="11"/>
    <w:semiHidden/>
    <w:unhideWhenUsed/>
    <w:pPr>
      <w:numPr>
        <w:ilvl w:val="1"/>
      </w:numPr>
    </w:pPr>
    <w:rPr>
      <w:rFonts w:asciiTheme="majorHAnsi" w:eastAsiaTheme="majorEastAsia" w:hAnsiTheme="majorHAnsi" w:cstheme="majorBidi"/>
      <w:i/>
      <w:iCs/>
      <w:color w:val="00BCF2" w:themeColor="accent1"/>
      <w:spacing w:val="15"/>
      <w:sz w:val="24"/>
      <w:szCs w:val="24"/>
    </w:rPr>
  </w:style>
  <w:style w:type="character" w:customStyle="1" w:styleId="SubtitleChar">
    <w:name w:val="Subtitle Char"/>
    <w:basedOn w:val="DefaultParagraphFont"/>
    <w:link w:val="Subtitle"/>
    <w:uiPriority w:val="11"/>
    <w:semiHidden/>
    <w:rPr>
      <w:rFonts w:asciiTheme="majorHAnsi" w:eastAsiaTheme="majorEastAsia" w:hAnsiTheme="majorHAnsi" w:cstheme="majorBidi"/>
      <w:b w:val="0"/>
      <w:i/>
      <w:iCs/>
      <w:color w:val="00BCF2" w:themeColor="accent1"/>
      <w:spacing w:val="15"/>
      <w:sz w:val="24"/>
      <w:szCs w:val="24"/>
    </w:rPr>
  </w:style>
  <w:style w:type="character" w:styleId="SubtleEmphasis">
    <w:name w:val="Subtle Emphasis"/>
    <w:basedOn w:val="DefaultParagraphFont"/>
    <w:uiPriority w:val="19"/>
    <w:semiHidden/>
    <w:unhideWhenUsed/>
    <w:rPr>
      <w:rFonts w:asciiTheme="minorHAnsi" w:hAnsiTheme="minorHAnsi"/>
      <w:b w:val="0"/>
      <w:i/>
      <w:iCs/>
      <w:color w:val="808080" w:themeColor="text1" w:themeTint="7F"/>
      <w:sz w:val="24"/>
    </w:rPr>
  </w:style>
  <w:style w:type="character" w:styleId="Emphasis">
    <w:name w:val="Emphasis"/>
    <w:basedOn w:val="DefaultParagraphFont"/>
    <w:uiPriority w:val="20"/>
    <w:semiHidden/>
    <w:unhideWhenUsed/>
    <w:rPr>
      <w:rFonts w:asciiTheme="minorHAnsi" w:hAnsiTheme="minorHAnsi"/>
      <w:b w:val="0"/>
      <w:i/>
      <w:iCs/>
      <w:sz w:val="24"/>
    </w:rPr>
  </w:style>
  <w:style w:type="character" w:styleId="IntenseEmphasis">
    <w:name w:val="Intense Emphasis"/>
    <w:basedOn w:val="DefaultParagraphFont"/>
    <w:uiPriority w:val="21"/>
    <w:semiHidden/>
    <w:unhideWhenUsed/>
    <w:rPr>
      <w:rFonts w:asciiTheme="minorHAnsi" w:hAnsiTheme="minorHAnsi"/>
      <w:b/>
      <w:bCs/>
      <w:i/>
      <w:iCs/>
      <w:color w:val="00BCF2" w:themeColor="accent1"/>
      <w:sz w:val="24"/>
    </w:rPr>
  </w:style>
  <w:style w:type="character" w:styleId="Strong">
    <w:name w:val="Strong"/>
    <w:basedOn w:val="DefaultParagraphFont"/>
    <w:uiPriority w:val="22"/>
    <w:semiHidden/>
    <w:unhideWhenUsed/>
    <w:rPr>
      <w:rFonts w:asciiTheme="minorHAnsi" w:hAnsiTheme="minorHAnsi"/>
      <w:b/>
      <w:bCs/>
      <w:i w:val="0"/>
      <w:sz w:val="24"/>
    </w:rPr>
  </w:style>
  <w:style w:type="paragraph" w:customStyle="1" w:styleId="BodyCopyBulleted">
    <w:name w:val="Body Copy_Bulleted"/>
    <w:next w:val="BodyCopy"/>
    <w:autoRedefine/>
    <w:uiPriority w:val="8"/>
    <w:qFormat/>
    <w:rsid w:val="003D2EB5"/>
    <w:pPr>
      <w:numPr>
        <w:numId w:val="16"/>
      </w:numPr>
      <w:spacing w:after="120"/>
    </w:pPr>
    <w:rPr>
      <w:rFonts w:ascii="Calibri" w:eastAsia="Times New Roman" w:hAnsi="Calibri" w:cs="Calibri"/>
      <w:i/>
      <w:iCs/>
      <w:kern w:val="24"/>
      <w:sz w:val="20"/>
      <w:szCs w:val="20"/>
    </w:rPr>
  </w:style>
  <w:style w:type="paragraph" w:styleId="IntenseQuote">
    <w:name w:val="Intense Quote"/>
    <w:basedOn w:val="Normal"/>
    <w:next w:val="Normal"/>
    <w:link w:val="IntenseQuoteChar"/>
    <w:uiPriority w:val="30"/>
    <w:semiHidden/>
    <w:unhideWhenUsed/>
    <w:pPr>
      <w:pBdr>
        <w:bottom w:val="single" w:sz="4" w:space="4" w:color="00BCF2" w:themeColor="accent1"/>
      </w:pBdr>
      <w:spacing w:before="200" w:after="280"/>
      <w:ind w:left="936" w:right="936"/>
    </w:pPr>
    <w:rPr>
      <w:b/>
      <w:bCs/>
      <w:i/>
      <w:iCs/>
      <w:color w:val="00BCF2" w:themeColor="accent1"/>
    </w:rPr>
  </w:style>
  <w:style w:type="character" w:customStyle="1" w:styleId="IntenseQuoteChar">
    <w:name w:val="Intense Quote Char"/>
    <w:basedOn w:val="DefaultParagraphFont"/>
    <w:link w:val="IntenseQuote"/>
    <w:uiPriority w:val="30"/>
    <w:semiHidden/>
    <w:rPr>
      <w:rFonts w:asciiTheme="minorHAnsi" w:hAnsiTheme="minorHAnsi"/>
      <w:b/>
      <w:bCs/>
      <w:i/>
      <w:iCs/>
      <w:color w:val="00BCF2" w:themeColor="accent1"/>
      <w:sz w:val="24"/>
    </w:rPr>
  </w:style>
  <w:style w:type="character" w:styleId="SubtleReference">
    <w:name w:val="Subtle Reference"/>
    <w:basedOn w:val="DefaultParagraphFont"/>
    <w:uiPriority w:val="31"/>
    <w:semiHidden/>
    <w:unhideWhenUsed/>
    <w:rPr>
      <w:rFonts w:asciiTheme="minorHAnsi" w:hAnsiTheme="minorHAnsi"/>
      <w:b w:val="0"/>
      <w:i w:val="0"/>
      <w:smallCaps/>
      <w:color w:val="E81123" w:themeColor="accent2"/>
      <w:sz w:val="24"/>
      <w:u w:val="single"/>
    </w:rPr>
  </w:style>
  <w:style w:type="character" w:styleId="IntenseReference">
    <w:name w:val="Intense Reference"/>
    <w:basedOn w:val="DefaultParagraphFont"/>
    <w:uiPriority w:val="32"/>
    <w:semiHidden/>
    <w:unhideWhenUsed/>
    <w:rPr>
      <w:rFonts w:asciiTheme="minorHAnsi" w:hAnsiTheme="minorHAnsi"/>
      <w:b/>
      <w:bCs/>
      <w:i w:val="0"/>
      <w:smallCaps/>
      <w:color w:val="E81123" w:themeColor="accent2"/>
      <w:spacing w:val="5"/>
      <w:sz w:val="24"/>
      <w:u w:val="single"/>
    </w:rPr>
  </w:style>
  <w:style w:type="character" w:styleId="BookTitle">
    <w:name w:val="Book Title"/>
    <w:basedOn w:val="DefaultParagraphFont"/>
    <w:uiPriority w:val="33"/>
    <w:semiHidden/>
    <w:unhideWhenUsed/>
    <w:rPr>
      <w:rFonts w:asciiTheme="minorHAnsi" w:hAnsiTheme="minorHAnsi"/>
      <w:b/>
      <w:bCs/>
      <w:i w:val="0"/>
      <w:smallCaps/>
      <w:spacing w:val="5"/>
      <w:sz w:val="24"/>
    </w:rPr>
  </w:style>
  <w:style w:type="paragraph" w:styleId="NoSpacing">
    <w:name w:val="No Spacing"/>
    <w:uiPriority w:val="99"/>
    <w:semiHidden/>
  </w:style>
  <w:style w:type="table" w:styleId="TableGrid">
    <w:name w:val="Table Grid"/>
    <w:basedOn w:val="TableNormal"/>
    <w:uiPriority w:val="59"/>
    <w:rPr>
      <w:sz w:val="20"/>
    </w:rPr>
    <w:tblPr>
      <w:tblCellMar>
        <w:left w:w="0" w:type="dxa"/>
        <w:right w:w="0" w:type="dxa"/>
      </w:tblCellMar>
    </w:tblPr>
    <w:trPr>
      <w:cantSplit/>
    </w:trPr>
  </w:style>
  <w:style w:type="paragraph" w:customStyle="1" w:styleId="BodyCopy">
    <w:name w:val="Body Copy"/>
    <w:uiPriority w:val="6"/>
    <w:qFormat/>
    <w:rsid w:val="00572028"/>
    <w:pPr>
      <w:spacing w:after="120"/>
    </w:pPr>
    <w:rPr>
      <w:rFonts w:ascii="Segoe UI" w:eastAsia="Times New Roman" w:hAnsi="Segoe UI" w:cs="Segoe UI"/>
      <w:color w:val="000000" w:themeColor="text1"/>
      <w:kern w:val="24"/>
      <w:sz w:val="20"/>
      <w:szCs w:val="20"/>
    </w:rPr>
  </w:style>
  <w:style w:type="paragraph" w:customStyle="1" w:styleId="Attribution">
    <w:name w:val="Attribution"/>
    <w:basedOn w:val="BodyCopy"/>
    <w:uiPriority w:val="11"/>
    <w:qFormat/>
    <w:rsid w:val="00EA0778"/>
    <w:pPr>
      <w:spacing w:before="120"/>
    </w:pPr>
  </w:style>
  <w:style w:type="paragraph" w:styleId="Footer">
    <w:name w:val="footer"/>
    <w:basedOn w:val="BodyCopy"/>
    <w:link w:val="FooterChar"/>
    <w:uiPriority w:val="14"/>
    <w:rsid w:val="00572028"/>
    <w:pPr>
      <w:spacing w:after="0"/>
      <w:ind w:right="-3600"/>
    </w:pPr>
    <w:rPr>
      <w:noProof/>
    </w:rPr>
  </w:style>
  <w:style w:type="character" w:customStyle="1" w:styleId="FooterChar">
    <w:name w:val="Footer Char"/>
    <w:basedOn w:val="DefaultParagraphFont"/>
    <w:link w:val="Footer"/>
    <w:uiPriority w:val="14"/>
    <w:rsid w:val="0092108F"/>
    <w:rPr>
      <w:rFonts w:ascii="Segoe UI" w:eastAsia="Times New Roman" w:hAnsi="Segoe UI" w:cs="Segoe UI"/>
      <w:noProof/>
      <w:color w:val="000000" w:themeColor="text1"/>
      <w:kern w:val="24"/>
      <w:sz w:val="20"/>
      <w:szCs w:val="20"/>
    </w:rPr>
  </w:style>
  <w:style w:type="paragraph" w:customStyle="1" w:styleId="TitlePageSubhead">
    <w:name w:val="Title Page Subhead"/>
    <w:autoRedefine/>
    <w:uiPriority w:val="1"/>
    <w:qFormat/>
    <w:rsid w:val="00572028"/>
    <w:pPr>
      <w:pBdr>
        <w:top w:val="single" w:sz="4" w:space="24" w:color="FFFFFF" w:themeColor="background1"/>
      </w:pBdr>
      <w:spacing w:before="240"/>
    </w:pPr>
    <w:rPr>
      <w:rFonts w:ascii="Segoe UI Semibold" w:eastAsia="Times New Roman" w:hAnsi="Segoe UI Semibold" w:cs="Times New Roman"/>
      <w:color w:val="000000" w:themeColor="text1"/>
      <w:kern w:val="30"/>
      <w:sz w:val="32"/>
      <w:szCs w:val="20"/>
    </w:rPr>
  </w:style>
  <w:style w:type="paragraph" w:customStyle="1" w:styleId="IntroCopy">
    <w:name w:val="Intro Copy"/>
    <w:basedOn w:val="Normal"/>
    <w:uiPriority w:val="3"/>
    <w:qFormat/>
    <w:rsid w:val="003F10A7"/>
    <w:pPr>
      <w:autoSpaceDE w:val="0"/>
      <w:autoSpaceDN w:val="0"/>
      <w:adjustRightInd w:val="0"/>
      <w:textAlignment w:val="center"/>
    </w:pPr>
    <w:rPr>
      <w:kern w:val="40"/>
      <w:sz w:val="32"/>
      <w:szCs w:val="32"/>
    </w:rPr>
  </w:style>
  <w:style w:type="paragraph" w:customStyle="1" w:styleId="Covertitle">
    <w:name w:val="Cover title"/>
    <w:qFormat/>
    <w:rsid w:val="00572028"/>
    <w:pPr>
      <w:spacing w:before="2400" w:line="228" w:lineRule="auto"/>
    </w:pPr>
    <w:rPr>
      <w:rFonts w:ascii="Segoe UI Semibold" w:eastAsia="Times New Roman" w:hAnsi="Segoe UI Semibold" w:cs="Times New Roman"/>
      <w:color w:val="000000" w:themeColor="text1"/>
      <w:kern w:val="112"/>
      <w:sz w:val="84"/>
      <w:szCs w:val="20"/>
    </w:rPr>
  </w:style>
  <w:style w:type="paragraph" w:styleId="TOC1">
    <w:name w:val="toc 1"/>
    <w:basedOn w:val="BodyCopy"/>
    <w:next w:val="BodyCopy"/>
    <w:uiPriority w:val="39"/>
    <w:pPr>
      <w:tabs>
        <w:tab w:val="left" w:leader="dot" w:pos="7891"/>
      </w:tabs>
      <w:spacing w:line="240" w:lineRule="exact"/>
    </w:pPr>
  </w:style>
  <w:style w:type="character" w:customStyle="1" w:styleId="Heading2Char">
    <w:name w:val="Heading 2 Char"/>
    <w:basedOn w:val="DefaultParagraphFont"/>
    <w:link w:val="Heading2"/>
    <w:uiPriority w:val="4"/>
    <w:rsid w:val="007E61AA"/>
    <w:rPr>
      <w:rFonts w:ascii="Segoe UI Semibold" w:eastAsiaTheme="majorEastAsia" w:hAnsi="Segoe UI Semibold" w:cs="Times New Roman (Headings CS)"/>
      <w:bCs/>
      <w:color w:val="000000" w:themeColor="text1"/>
      <w:kern w:val="24"/>
      <w:sz w:val="32"/>
      <w:szCs w:val="26"/>
    </w:rPr>
  </w:style>
  <w:style w:type="character" w:customStyle="1" w:styleId="Heading3Char">
    <w:name w:val="Heading 3 Char"/>
    <w:basedOn w:val="DefaultParagraphFont"/>
    <w:link w:val="Heading3"/>
    <w:uiPriority w:val="4"/>
    <w:rsid w:val="007E61AA"/>
    <w:rPr>
      <w:rFonts w:ascii="Segoe UI Semibold" w:eastAsia="Times New Roman" w:hAnsi="Segoe UI Semibold" w:cs="Segoe UI Semibold"/>
      <w:bCs/>
      <w:color w:val="000000" w:themeColor="text1"/>
      <w:kern w:val="18"/>
      <w:sz w:val="20"/>
      <w:szCs w:val="20"/>
    </w:rPr>
  </w:style>
  <w:style w:type="paragraph" w:styleId="TOC2">
    <w:name w:val="toc 2"/>
    <w:basedOn w:val="BodyCopy"/>
    <w:next w:val="BodyCopy"/>
    <w:uiPriority w:val="39"/>
    <w:pPr>
      <w:tabs>
        <w:tab w:val="left" w:leader="dot" w:pos="7884"/>
      </w:tabs>
      <w:spacing w:after="100"/>
      <w:ind w:left="220"/>
    </w:pPr>
  </w:style>
  <w:style w:type="numbering" w:customStyle="1" w:styleId="XXXXXXXX">
    <w:name w:val="XXXXXXXX"/>
    <w:uiPriority w:val="99"/>
    <w:pPr>
      <w:numPr>
        <w:numId w:val="15"/>
      </w:numPr>
    </w:pPr>
  </w:style>
  <w:style w:type="table" w:customStyle="1" w:styleId="Placeholder">
    <w:name w:val="Placeholder"/>
    <w:basedOn w:val="TableNormal"/>
    <w:uiPriority w:val="99"/>
    <w:qFormat/>
    <w:rPr>
      <w:sz w:val="20"/>
    </w:rPr>
    <w:tblPr>
      <w:tblStyleRowBandSize w:val="1"/>
      <w:tblInd w:w="115" w:type="dxa"/>
      <w:tblBorders>
        <w:top w:val="single" w:sz="4" w:space="0" w:color="00BCF2" w:themeColor="accent1"/>
        <w:left w:val="single" w:sz="4" w:space="0" w:color="00BCF2" w:themeColor="accent1"/>
        <w:bottom w:val="single" w:sz="4" w:space="0" w:color="00BCF2" w:themeColor="accent1"/>
        <w:right w:val="single" w:sz="4" w:space="0" w:color="00BCF2" w:themeColor="accent1"/>
        <w:insideH w:val="single" w:sz="4" w:space="0" w:color="00BCF2" w:themeColor="accent1"/>
        <w:insideV w:val="single" w:sz="4" w:space="0" w:color="00BCF2" w:themeColor="accent1"/>
      </w:tblBorders>
      <w:tblCellMar>
        <w:left w:w="115" w:type="dxa"/>
        <w:right w:w="115" w:type="dxa"/>
      </w:tblCellMar>
    </w:tblPr>
    <w:trPr>
      <w:cantSplit/>
    </w:trPr>
    <w:tcPr>
      <w:vAlign w:val="center"/>
    </w:tcPr>
    <w:tblStylePr w:type="firstRow">
      <w:rPr>
        <w:b/>
        <w:color w:val="D2D2D2" w:themeColor="background2"/>
      </w:rPr>
      <w:tblPr/>
      <w:tcPr>
        <w:shd w:val="clear" w:color="auto" w:fill="00BCF2" w:themeFill="accent1"/>
      </w:tcPr>
    </w:tblStylePr>
    <w:tblStylePr w:type="firstCol">
      <w:rPr>
        <w:b/>
      </w:rPr>
      <w:tblPr/>
      <w:tcPr>
        <w:shd w:val="clear" w:color="auto" w:fill="7FBA00" w:themeFill="accent3"/>
      </w:tcPr>
    </w:tblStylePr>
    <w:tblStylePr w:type="band2Horz">
      <w:tblPr/>
      <w:tcPr>
        <w:shd w:val="clear" w:color="auto" w:fill="B2B2B2" w:themeFill="background2" w:themeFillShade="D9"/>
      </w:tcPr>
    </w:tblStylePr>
  </w:style>
  <w:style w:type="paragraph" w:styleId="Revision">
    <w:name w:val="Revision"/>
    <w:hidden/>
    <w:uiPriority w:val="99"/>
    <w:semiHidden/>
  </w:style>
  <w:style w:type="paragraph" w:customStyle="1" w:styleId="Subheading1">
    <w:name w:val="Subheading 1"/>
    <w:basedOn w:val="BodyCopy"/>
    <w:autoRedefine/>
    <w:uiPriority w:val="4"/>
    <w:qFormat/>
    <w:rsid w:val="009D5863"/>
    <w:rPr>
      <w:rFonts w:asciiTheme="minorHAnsi" w:hAnsiTheme="minorHAnsi"/>
      <w:b/>
      <w:kern w:val="18"/>
    </w:rPr>
  </w:style>
  <w:style w:type="character" w:styleId="CommentReference">
    <w:name w:val="annotation reference"/>
    <w:basedOn w:val="DefaultParagraphFont"/>
    <w:uiPriority w:val="99"/>
    <w:semiHidden/>
    <w:unhideWhenUsed/>
    <w:rPr>
      <w:rFonts w:asciiTheme="minorHAnsi" w:hAnsiTheme="minorHAnsi"/>
      <w:b w:val="0"/>
      <w:i w:val="0"/>
      <w:sz w:val="16"/>
      <w:szCs w:val="16"/>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rPr>
      <w:rFonts w:asciiTheme="minorHAnsi" w:hAnsiTheme="minorHAnsi"/>
      <w:b w:val="0"/>
      <w:i w:val="0"/>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Theme="minorHAnsi" w:hAnsiTheme="minorHAnsi"/>
      <w:b/>
      <w:bCs/>
      <w:i w:val="0"/>
      <w:sz w:val="20"/>
      <w:szCs w:val="20"/>
    </w:rPr>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rPr>
      <w:rFonts w:asciiTheme="minorHAnsi" w:hAnsiTheme="minorHAnsi"/>
      <w:b w:val="0"/>
      <w:i w:val="0"/>
      <w:sz w:val="20"/>
      <w:szCs w:val="20"/>
    </w:rPr>
  </w:style>
  <w:style w:type="character" w:styleId="EndnoteReference">
    <w:name w:val="endnote reference"/>
    <w:basedOn w:val="DefaultParagraphFont"/>
    <w:uiPriority w:val="99"/>
    <w:semiHidden/>
    <w:unhideWhenUsed/>
    <w:rPr>
      <w:rFonts w:asciiTheme="minorHAnsi" w:hAnsiTheme="minorHAnsi"/>
      <w:b w:val="0"/>
      <w:i w:val="0"/>
      <w:sz w:val="24"/>
      <w:vertAlign w:val="superscript"/>
    </w:rPr>
  </w:style>
  <w:style w:type="paragraph" w:styleId="BodyText">
    <w:name w:val="Body Text"/>
    <w:basedOn w:val="Normal"/>
    <w:link w:val="BodyTextChar"/>
    <w:uiPriority w:val="99"/>
    <w:semiHidden/>
    <w:unhideWhenUsed/>
    <w:rsid w:val="00223439"/>
  </w:style>
  <w:style w:type="character" w:customStyle="1" w:styleId="BodyTextChar">
    <w:name w:val="Body Text Char"/>
    <w:basedOn w:val="DefaultParagraphFont"/>
    <w:link w:val="BodyText"/>
    <w:uiPriority w:val="99"/>
    <w:semiHidden/>
    <w:rsid w:val="00223439"/>
    <w:rPr>
      <w:rFonts w:asciiTheme="minorHAnsi" w:hAnsiTheme="minorHAnsi"/>
      <w:b w:val="0"/>
      <w:i w:val="0"/>
      <w:sz w:val="24"/>
    </w:rPr>
  </w:style>
  <w:style w:type="character" w:customStyle="1" w:styleId="Heading5Char">
    <w:name w:val="Heading 5 Char"/>
    <w:aliases w:val="Quote_Attribution Char"/>
    <w:basedOn w:val="DefaultParagraphFont"/>
    <w:link w:val="Heading5"/>
    <w:uiPriority w:val="49"/>
    <w:rsid w:val="0092108F"/>
    <w:rPr>
      <w:rFonts w:asciiTheme="minorHAnsi" w:eastAsiaTheme="majorEastAsia" w:hAnsiTheme="minorHAnsi" w:cs="Times New Roman (Headings CS)"/>
      <w:color w:val="000000" w:themeColor="text1"/>
      <w:kern w:val="24"/>
      <w:sz w:val="20"/>
      <w:szCs w:val="20"/>
    </w:rPr>
  </w:style>
  <w:style w:type="character" w:styleId="PageNumber">
    <w:name w:val="page number"/>
    <w:basedOn w:val="DefaultParagraphFont"/>
    <w:uiPriority w:val="99"/>
    <w:semiHidden/>
    <w:unhideWhenUsed/>
    <w:rsid w:val="003F313B"/>
  </w:style>
  <w:style w:type="paragraph" w:customStyle="1" w:styleId="Legalese">
    <w:name w:val="Legalese"/>
    <w:link w:val="LegaleseChar"/>
    <w:qFormat/>
    <w:rsid w:val="00651488"/>
    <w:pPr>
      <w:spacing w:after="120" w:line="180" w:lineRule="atLeast"/>
    </w:pPr>
    <w:rPr>
      <w:rFonts w:ascii="Segoe UI" w:eastAsia="Times New Roman" w:hAnsi="Segoe UI" w:cs="Times New Roman"/>
      <w:color w:val="000000" w:themeColor="text1"/>
      <w:sz w:val="14"/>
      <w:szCs w:val="20"/>
    </w:rPr>
  </w:style>
  <w:style w:type="paragraph" w:customStyle="1" w:styleId="Subheading2Nospaceafter">
    <w:name w:val="Subheading 2_No space after"/>
    <w:basedOn w:val="Subheading1"/>
    <w:next w:val="BodyText"/>
    <w:uiPriority w:val="5"/>
    <w:qFormat/>
    <w:rsid w:val="00690118"/>
    <w:pPr>
      <w:spacing w:after="0"/>
    </w:pPr>
  </w:style>
  <w:style w:type="paragraph" w:customStyle="1" w:styleId="BodyCopyNumbered">
    <w:name w:val="Body Copy_Numbered"/>
    <w:basedOn w:val="BodyCopyBulleted"/>
    <w:uiPriority w:val="9"/>
    <w:qFormat/>
    <w:rsid w:val="00572028"/>
    <w:pPr>
      <w:numPr>
        <w:numId w:val="20"/>
      </w:numPr>
    </w:pPr>
    <w:rPr>
      <w:rFonts w:asciiTheme="minorHAnsi" w:hAnsiTheme="minorHAnsi" w:cstheme="minorHAnsi"/>
    </w:rPr>
  </w:style>
  <w:style w:type="paragraph" w:styleId="Header">
    <w:name w:val="header"/>
    <w:basedOn w:val="Normal"/>
    <w:link w:val="HeaderChar"/>
    <w:uiPriority w:val="99"/>
    <w:unhideWhenUsed/>
    <w:rsid w:val="00F4760C"/>
    <w:pPr>
      <w:tabs>
        <w:tab w:val="center" w:pos="4680"/>
        <w:tab w:val="right" w:pos="9360"/>
      </w:tabs>
      <w:spacing w:after="0"/>
    </w:pPr>
  </w:style>
  <w:style w:type="character" w:customStyle="1" w:styleId="HeaderChar">
    <w:name w:val="Header Char"/>
    <w:basedOn w:val="DefaultParagraphFont"/>
    <w:link w:val="Header"/>
    <w:uiPriority w:val="99"/>
    <w:rsid w:val="00F4760C"/>
    <w:rPr>
      <w:rFonts w:ascii="Segoe UI" w:eastAsia="Times New Roman" w:hAnsi="Segoe UI" w:cs="Segoe UI"/>
      <w:color w:val="000000" w:themeColor="text1"/>
      <w:kern w:val="24"/>
      <w:sz w:val="20"/>
      <w:szCs w:val="20"/>
    </w:rPr>
  </w:style>
  <w:style w:type="character" w:customStyle="1" w:styleId="LegaleseChar">
    <w:name w:val="Legalese Char"/>
    <w:basedOn w:val="DefaultParagraphFont"/>
    <w:link w:val="Legalese"/>
    <w:rsid w:val="003B4C9E"/>
    <w:rPr>
      <w:rFonts w:ascii="Segoe UI" w:eastAsia="Times New Roman" w:hAnsi="Segoe UI" w:cs="Times New Roman"/>
      <w:color w:val="000000" w:themeColor="text1"/>
      <w:sz w:val="14"/>
      <w:szCs w:val="20"/>
    </w:rPr>
  </w:style>
  <w:style w:type="paragraph" w:customStyle="1" w:styleId="LegaleseHead">
    <w:name w:val="Legalese Head"/>
    <w:qFormat/>
    <w:rsid w:val="003B4C9E"/>
    <w:pPr>
      <w:pageBreakBefore/>
      <w:ind w:left="720"/>
    </w:pPr>
    <w:rPr>
      <w:rFonts w:ascii="Times New Roman" w:eastAsia="MS Mincho" w:hAnsi="Times New Roman" w:cs="Times New Roman"/>
      <w:b/>
      <w:lang w:eastAsia="ja-JP"/>
    </w:rPr>
  </w:style>
  <w:style w:type="character" w:styleId="Hyperlink">
    <w:name w:val="Hyperlink"/>
    <w:basedOn w:val="DefaultParagraphFont"/>
    <w:uiPriority w:val="99"/>
    <w:qFormat/>
    <w:rsid w:val="00300EEB"/>
    <w:rPr>
      <w:color w:val="0000FF"/>
      <w:u w:val="none"/>
    </w:rPr>
  </w:style>
  <w:style w:type="paragraph" w:styleId="TOCHeading">
    <w:name w:val="TOC Heading"/>
    <w:basedOn w:val="Heading1"/>
    <w:next w:val="Normal"/>
    <w:uiPriority w:val="39"/>
    <w:unhideWhenUsed/>
    <w:qFormat/>
    <w:rsid w:val="00B2249D"/>
    <w:pPr>
      <w:keepNext/>
      <w:keepLines/>
      <w:spacing w:before="240" w:line="259" w:lineRule="auto"/>
      <w:outlineLvl w:val="9"/>
    </w:pPr>
    <w:rPr>
      <w:rFonts w:asciiTheme="majorHAnsi" w:eastAsiaTheme="majorEastAsia" w:hAnsiTheme="majorHAnsi" w:cstheme="majorBidi"/>
      <w:color w:val="008CB5" w:themeColor="accent1" w:themeShade="BF"/>
      <w:kern w:val="0"/>
      <w:sz w:val="32"/>
      <w:szCs w:val="32"/>
    </w:rPr>
  </w:style>
  <w:style w:type="character" w:styleId="FollowedHyperlink">
    <w:name w:val="FollowedHyperlink"/>
    <w:basedOn w:val="DefaultParagraphFont"/>
    <w:uiPriority w:val="99"/>
    <w:semiHidden/>
    <w:unhideWhenUsed/>
    <w:rsid w:val="00AA162E"/>
    <w:rPr>
      <w:color w:val="00BCF2" w:themeColor="followedHyperlink"/>
      <w:u w:val="single"/>
    </w:rPr>
  </w:style>
  <w:style w:type="paragraph" w:customStyle="1" w:styleId="paragraph">
    <w:name w:val="paragraph"/>
    <w:basedOn w:val="Normal"/>
    <w:rsid w:val="00333C29"/>
    <w:pPr>
      <w:spacing w:before="100" w:beforeAutospacing="1" w:after="100" w:afterAutospacing="1"/>
    </w:pPr>
    <w:rPr>
      <w:rFonts w:ascii="Times New Roman" w:hAnsi="Times New Roman" w:cs="Times New Roman"/>
      <w:color w:val="auto"/>
      <w:kern w:val="0"/>
      <w:sz w:val="24"/>
      <w:szCs w:val="24"/>
    </w:rPr>
  </w:style>
  <w:style w:type="character" w:customStyle="1" w:styleId="normaltextrun">
    <w:name w:val="normaltextrun"/>
    <w:basedOn w:val="DefaultParagraphFont"/>
    <w:rsid w:val="00333C29"/>
  </w:style>
  <w:style w:type="character" w:customStyle="1" w:styleId="eop">
    <w:name w:val="eop"/>
    <w:basedOn w:val="DefaultParagraphFont"/>
    <w:rsid w:val="00333C29"/>
  </w:style>
  <w:style w:type="character" w:customStyle="1" w:styleId="pagebreaktextspan">
    <w:name w:val="pagebreaktextspan"/>
    <w:basedOn w:val="DefaultParagraphFont"/>
    <w:rsid w:val="00333C29"/>
  </w:style>
  <w:style w:type="character" w:styleId="UnresolvedMention">
    <w:name w:val="Unresolved Mention"/>
    <w:basedOn w:val="DefaultParagraphFont"/>
    <w:uiPriority w:val="99"/>
    <w:semiHidden/>
    <w:unhideWhenUsed/>
    <w:rsid w:val="00E72758"/>
    <w:rPr>
      <w:color w:val="605E5C"/>
      <w:shd w:val="clear" w:color="auto" w:fill="E1DFDD"/>
    </w:rPr>
  </w:style>
  <w:style w:type="paragraph" w:styleId="TOC3">
    <w:name w:val="toc 3"/>
    <w:basedOn w:val="Normal"/>
    <w:next w:val="Normal"/>
    <w:autoRedefine/>
    <w:uiPriority w:val="39"/>
    <w:unhideWhenUsed/>
    <w:rsid w:val="003F5383"/>
    <w:pPr>
      <w:spacing w:after="100" w:line="259" w:lineRule="auto"/>
      <w:ind w:left="440"/>
    </w:pPr>
    <w:rPr>
      <w:rFonts w:asciiTheme="minorHAnsi" w:eastAsiaTheme="minorEastAsia" w:hAnsiTheme="minorHAnsi" w:cs="Times New Roman"/>
      <w:color w:val="auto"/>
      <w:kern w:val="0"/>
      <w:sz w:val="22"/>
      <w:szCs w:val="22"/>
    </w:rPr>
  </w:style>
  <w:style w:type="paragraph" w:styleId="NormalWeb">
    <w:name w:val="Normal (Web)"/>
    <w:basedOn w:val="Normal"/>
    <w:uiPriority w:val="99"/>
    <w:unhideWhenUsed/>
    <w:rsid w:val="00AC4C41"/>
    <w:pPr>
      <w:spacing w:before="100" w:beforeAutospacing="1" w:after="100" w:afterAutospacing="1"/>
    </w:pPr>
    <w:rPr>
      <w:rFonts w:ascii="Times New Roman" w:hAnsi="Times New Roman" w:cs="Times New Roman"/>
      <w:color w:val="auto"/>
      <w:kern w:val="0"/>
      <w:sz w:val="24"/>
      <w:szCs w:val="24"/>
    </w:rPr>
  </w:style>
  <w:style w:type="table" w:styleId="GridTable4">
    <w:name w:val="Grid Table 4"/>
    <w:basedOn w:val="TableNormal"/>
    <w:uiPriority w:val="49"/>
    <w:rsid w:val="00F7624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1177951">
      <w:bodyDiv w:val="1"/>
      <w:marLeft w:val="0"/>
      <w:marRight w:val="0"/>
      <w:marTop w:val="0"/>
      <w:marBottom w:val="0"/>
      <w:divBdr>
        <w:top w:val="none" w:sz="0" w:space="0" w:color="auto"/>
        <w:left w:val="none" w:sz="0" w:space="0" w:color="auto"/>
        <w:bottom w:val="none" w:sz="0" w:space="0" w:color="auto"/>
        <w:right w:val="none" w:sz="0" w:space="0" w:color="auto"/>
      </w:divBdr>
      <w:divsChild>
        <w:div w:id="927153974">
          <w:marLeft w:val="0"/>
          <w:marRight w:val="0"/>
          <w:marTop w:val="0"/>
          <w:marBottom w:val="0"/>
          <w:divBdr>
            <w:top w:val="none" w:sz="0" w:space="0" w:color="auto"/>
            <w:left w:val="none" w:sz="0" w:space="0" w:color="auto"/>
            <w:bottom w:val="none" w:sz="0" w:space="0" w:color="auto"/>
            <w:right w:val="none" w:sz="0" w:space="0" w:color="auto"/>
          </w:divBdr>
        </w:div>
        <w:div w:id="573930545">
          <w:marLeft w:val="0"/>
          <w:marRight w:val="0"/>
          <w:marTop w:val="0"/>
          <w:marBottom w:val="0"/>
          <w:divBdr>
            <w:top w:val="none" w:sz="0" w:space="0" w:color="auto"/>
            <w:left w:val="none" w:sz="0" w:space="0" w:color="auto"/>
            <w:bottom w:val="none" w:sz="0" w:space="0" w:color="auto"/>
            <w:right w:val="none" w:sz="0" w:space="0" w:color="auto"/>
          </w:divBdr>
        </w:div>
        <w:div w:id="411775140">
          <w:marLeft w:val="0"/>
          <w:marRight w:val="0"/>
          <w:marTop w:val="0"/>
          <w:marBottom w:val="0"/>
          <w:divBdr>
            <w:top w:val="none" w:sz="0" w:space="0" w:color="auto"/>
            <w:left w:val="none" w:sz="0" w:space="0" w:color="auto"/>
            <w:bottom w:val="none" w:sz="0" w:space="0" w:color="auto"/>
            <w:right w:val="none" w:sz="0" w:space="0" w:color="auto"/>
          </w:divBdr>
          <w:divsChild>
            <w:div w:id="581256959">
              <w:marLeft w:val="0"/>
              <w:marRight w:val="0"/>
              <w:marTop w:val="0"/>
              <w:marBottom w:val="0"/>
              <w:divBdr>
                <w:top w:val="none" w:sz="0" w:space="0" w:color="auto"/>
                <w:left w:val="none" w:sz="0" w:space="0" w:color="auto"/>
                <w:bottom w:val="none" w:sz="0" w:space="0" w:color="auto"/>
                <w:right w:val="none" w:sz="0" w:space="0" w:color="auto"/>
              </w:divBdr>
            </w:div>
            <w:div w:id="899944249">
              <w:marLeft w:val="0"/>
              <w:marRight w:val="0"/>
              <w:marTop w:val="0"/>
              <w:marBottom w:val="0"/>
              <w:divBdr>
                <w:top w:val="none" w:sz="0" w:space="0" w:color="auto"/>
                <w:left w:val="none" w:sz="0" w:space="0" w:color="auto"/>
                <w:bottom w:val="none" w:sz="0" w:space="0" w:color="auto"/>
                <w:right w:val="none" w:sz="0" w:space="0" w:color="auto"/>
              </w:divBdr>
            </w:div>
            <w:div w:id="1402367886">
              <w:marLeft w:val="0"/>
              <w:marRight w:val="0"/>
              <w:marTop w:val="0"/>
              <w:marBottom w:val="0"/>
              <w:divBdr>
                <w:top w:val="none" w:sz="0" w:space="0" w:color="auto"/>
                <w:left w:val="none" w:sz="0" w:space="0" w:color="auto"/>
                <w:bottom w:val="none" w:sz="0" w:space="0" w:color="auto"/>
                <w:right w:val="none" w:sz="0" w:space="0" w:color="auto"/>
              </w:divBdr>
            </w:div>
            <w:div w:id="1256013129">
              <w:marLeft w:val="0"/>
              <w:marRight w:val="0"/>
              <w:marTop w:val="0"/>
              <w:marBottom w:val="0"/>
              <w:divBdr>
                <w:top w:val="none" w:sz="0" w:space="0" w:color="auto"/>
                <w:left w:val="none" w:sz="0" w:space="0" w:color="auto"/>
                <w:bottom w:val="none" w:sz="0" w:space="0" w:color="auto"/>
                <w:right w:val="none" w:sz="0" w:space="0" w:color="auto"/>
              </w:divBdr>
            </w:div>
            <w:div w:id="2079551333">
              <w:marLeft w:val="0"/>
              <w:marRight w:val="0"/>
              <w:marTop w:val="0"/>
              <w:marBottom w:val="0"/>
              <w:divBdr>
                <w:top w:val="none" w:sz="0" w:space="0" w:color="auto"/>
                <w:left w:val="none" w:sz="0" w:space="0" w:color="auto"/>
                <w:bottom w:val="none" w:sz="0" w:space="0" w:color="auto"/>
                <w:right w:val="none" w:sz="0" w:space="0" w:color="auto"/>
              </w:divBdr>
            </w:div>
          </w:divsChild>
        </w:div>
        <w:div w:id="1998728949">
          <w:marLeft w:val="0"/>
          <w:marRight w:val="0"/>
          <w:marTop w:val="0"/>
          <w:marBottom w:val="0"/>
          <w:divBdr>
            <w:top w:val="none" w:sz="0" w:space="0" w:color="auto"/>
            <w:left w:val="none" w:sz="0" w:space="0" w:color="auto"/>
            <w:bottom w:val="none" w:sz="0" w:space="0" w:color="auto"/>
            <w:right w:val="none" w:sz="0" w:space="0" w:color="auto"/>
          </w:divBdr>
          <w:divsChild>
            <w:div w:id="283080507">
              <w:marLeft w:val="0"/>
              <w:marRight w:val="0"/>
              <w:marTop w:val="0"/>
              <w:marBottom w:val="0"/>
              <w:divBdr>
                <w:top w:val="none" w:sz="0" w:space="0" w:color="auto"/>
                <w:left w:val="none" w:sz="0" w:space="0" w:color="auto"/>
                <w:bottom w:val="none" w:sz="0" w:space="0" w:color="auto"/>
                <w:right w:val="none" w:sz="0" w:space="0" w:color="auto"/>
              </w:divBdr>
            </w:div>
            <w:div w:id="1053385448">
              <w:marLeft w:val="0"/>
              <w:marRight w:val="0"/>
              <w:marTop w:val="0"/>
              <w:marBottom w:val="0"/>
              <w:divBdr>
                <w:top w:val="none" w:sz="0" w:space="0" w:color="auto"/>
                <w:left w:val="none" w:sz="0" w:space="0" w:color="auto"/>
                <w:bottom w:val="none" w:sz="0" w:space="0" w:color="auto"/>
                <w:right w:val="none" w:sz="0" w:space="0" w:color="auto"/>
              </w:divBdr>
            </w:div>
            <w:div w:id="1717192595">
              <w:marLeft w:val="0"/>
              <w:marRight w:val="0"/>
              <w:marTop w:val="0"/>
              <w:marBottom w:val="0"/>
              <w:divBdr>
                <w:top w:val="none" w:sz="0" w:space="0" w:color="auto"/>
                <w:left w:val="none" w:sz="0" w:space="0" w:color="auto"/>
                <w:bottom w:val="none" w:sz="0" w:space="0" w:color="auto"/>
                <w:right w:val="none" w:sz="0" w:space="0" w:color="auto"/>
              </w:divBdr>
            </w:div>
          </w:divsChild>
        </w:div>
        <w:div w:id="668992024">
          <w:marLeft w:val="0"/>
          <w:marRight w:val="0"/>
          <w:marTop w:val="0"/>
          <w:marBottom w:val="0"/>
          <w:divBdr>
            <w:top w:val="none" w:sz="0" w:space="0" w:color="auto"/>
            <w:left w:val="none" w:sz="0" w:space="0" w:color="auto"/>
            <w:bottom w:val="none" w:sz="0" w:space="0" w:color="auto"/>
            <w:right w:val="none" w:sz="0" w:space="0" w:color="auto"/>
          </w:divBdr>
          <w:divsChild>
            <w:div w:id="1923561450">
              <w:marLeft w:val="0"/>
              <w:marRight w:val="0"/>
              <w:marTop w:val="0"/>
              <w:marBottom w:val="0"/>
              <w:divBdr>
                <w:top w:val="none" w:sz="0" w:space="0" w:color="auto"/>
                <w:left w:val="none" w:sz="0" w:space="0" w:color="auto"/>
                <w:bottom w:val="none" w:sz="0" w:space="0" w:color="auto"/>
                <w:right w:val="none" w:sz="0" w:space="0" w:color="auto"/>
              </w:divBdr>
            </w:div>
            <w:div w:id="560561582">
              <w:marLeft w:val="0"/>
              <w:marRight w:val="0"/>
              <w:marTop w:val="0"/>
              <w:marBottom w:val="0"/>
              <w:divBdr>
                <w:top w:val="none" w:sz="0" w:space="0" w:color="auto"/>
                <w:left w:val="none" w:sz="0" w:space="0" w:color="auto"/>
                <w:bottom w:val="none" w:sz="0" w:space="0" w:color="auto"/>
                <w:right w:val="none" w:sz="0" w:space="0" w:color="auto"/>
              </w:divBdr>
            </w:div>
            <w:div w:id="1199275368">
              <w:marLeft w:val="0"/>
              <w:marRight w:val="0"/>
              <w:marTop w:val="0"/>
              <w:marBottom w:val="0"/>
              <w:divBdr>
                <w:top w:val="none" w:sz="0" w:space="0" w:color="auto"/>
                <w:left w:val="none" w:sz="0" w:space="0" w:color="auto"/>
                <w:bottom w:val="none" w:sz="0" w:space="0" w:color="auto"/>
                <w:right w:val="none" w:sz="0" w:space="0" w:color="auto"/>
              </w:divBdr>
            </w:div>
            <w:div w:id="1213343154">
              <w:marLeft w:val="0"/>
              <w:marRight w:val="0"/>
              <w:marTop w:val="0"/>
              <w:marBottom w:val="0"/>
              <w:divBdr>
                <w:top w:val="none" w:sz="0" w:space="0" w:color="auto"/>
                <w:left w:val="none" w:sz="0" w:space="0" w:color="auto"/>
                <w:bottom w:val="none" w:sz="0" w:space="0" w:color="auto"/>
                <w:right w:val="none" w:sz="0" w:space="0" w:color="auto"/>
              </w:divBdr>
            </w:div>
          </w:divsChild>
        </w:div>
        <w:div w:id="681006379">
          <w:marLeft w:val="0"/>
          <w:marRight w:val="0"/>
          <w:marTop w:val="0"/>
          <w:marBottom w:val="0"/>
          <w:divBdr>
            <w:top w:val="none" w:sz="0" w:space="0" w:color="auto"/>
            <w:left w:val="none" w:sz="0" w:space="0" w:color="auto"/>
            <w:bottom w:val="none" w:sz="0" w:space="0" w:color="auto"/>
            <w:right w:val="none" w:sz="0" w:space="0" w:color="auto"/>
          </w:divBdr>
          <w:divsChild>
            <w:div w:id="1413039411">
              <w:marLeft w:val="0"/>
              <w:marRight w:val="0"/>
              <w:marTop w:val="0"/>
              <w:marBottom w:val="0"/>
              <w:divBdr>
                <w:top w:val="none" w:sz="0" w:space="0" w:color="auto"/>
                <w:left w:val="none" w:sz="0" w:space="0" w:color="auto"/>
                <w:bottom w:val="none" w:sz="0" w:space="0" w:color="auto"/>
                <w:right w:val="none" w:sz="0" w:space="0" w:color="auto"/>
              </w:divBdr>
            </w:div>
            <w:div w:id="1359968743">
              <w:marLeft w:val="0"/>
              <w:marRight w:val="0"/>
              <w:marTop w:val="0"/>
              <w:marBottom w:val="0"/>
              <w:divBdr>
                <w:top w:val="none" w:sz="0" w:space="0" w:color="auto"/>
                <w:left w:val="none" w:sz="0" w:space="0" w:color="auto"/>
                <w:bottom w:val="none" w:sz="0" w:space="0" w:color="auto"/>
                <w:right w:val="none" w:sz="0" w:space="0" w:color="auto"/>
              </w:divBdr>
            </w:div>
            <w:div w:id="1542665693">
              <w:marLeft w:val="0"/>
              <w:marRight w:val="0"/>
              <w:marTop w:val="0"/>
              <w:marBottom w:val="0"/>
              <w:divBdr>
                <w:top w:val="none" w:sz="0" w:space="0" w:color="auto"/>
                <w:left w:val="none" w:sz="0" w:space="0" w:color="auto"/>
                <w:bottom w:val="none" w:sz="0" w:space="0" w:color="auto"/>
                <w:right w:val="none" w:sz="0" w:space="0" w:color="auto"/>
              </w:divBdr>
            </w:div>
            <w:div w:id="1873568134">
              <w:marLeft w:val="0"/>
              <w:marRight w:val="0"/>
              <w:marTop w:val="0"/>
              <w:marBottom w:val="0"/>
              <w:divBdr>
                <w:top w:val="none" w:sz="0" w:space="0" w:color="auto"/>
                <w:left w:val="none" w:sz="0" w:space="0" w:color="auto"/>
                <w:bottom w:val="none" w:sz="0" w:space="0" w:color="auto"/>
                <w:right w:val="none" w:sz="0" w:space="0" w:color="auto"/>
              </w:divBdr>
            </w:div>
            <w:div w:id="1779787494">
              <w:marLeft w:val="0"/>
              <w:marRight w:val="0"/>
              <w:marTop w:val="0"/>
              <w:marBottom w:val="0"/>
              <w:divBdr>
                <w:top w:val="none" w:sz="0" w:space="0" w:color="auto"/>
                <w:left w:val="none" w:sz="0" w:space="0" w:color="auto"/>
                <w:bottom w:val="none" w:sz="0" w:space="0" w:color="auto"/>
                <w:right w:val="none" w:sz="0" w:space="0" w:color="auto"/>
              </w:divBdr>
            </w:div>
          </w:divsChild>
        </w:div>
        <w:div w:id="361713063">
          <w:marLeft w:val="0"/>
          <w:marRight w:val="0"/>
          <w:marTop w:val="0"/>
          <w:marBottom w:val="0"/>
          <w:divBdr>
            <w:top w:val="none" w:sz="0" w:space="0" w:color="auto"/>
            <w:left w:val="none" w:sz="0" w:space="0" w:color="auto"/>
            <w:bottom w:val="none" w:sz="0" w:space="0" w:color="auto"/>
            <w:right w:val="none" w:sz="0" w:space="0" w:color="auto"/>
          </w:divBdr>
          <w:divsChild>
            <w:div w:id="111946239">
              <w:marLeft w:val="0"/>
              <w:marRight w:val="0"/>
              <w:marTop w:val="0"/>
              <w:marBottom w:val="0"/>
              <w:divBdr>
                <w:top w:val="none" w:sz="0" w:space="0" w:color="auto"/>
                <w:left w:val="none" w:sz="0" w:space="0" w:color="auto"/>
                <w:bottom w:val="none" w:sz="0" w:space="0" w:color="auto"/>
                <w:right w:val="none" w:sz="0" w:space="0" w:color="auto"/>
              </w:divBdr>
            </w:div>
            <w:div w:id="629435319">
              <w:marLeft w:val="0"/>
              <w:marRight w:val="0"/>
              <w:marTop w:val="0"/>
              <w:marBottom w:val="0"/>
              <w:divBdr>
                <w:top w:val="none" w:sz="0" w:space="0" w:color="auto"/>
                <w:left w:val="none" w:sz="0" w:space="0" w:color="auto"/>
                <w:bottom w:val="none" w:sz="0" w:space="0" w:color="auto"/>
                <w:right w:val="none" w:sz="0" w:space="0" w:color="auto"/>
              </w:divBdr>
            </w:div>
            <w:div w:id="1894848436">
              <w:marLeft w:val="0"/>
              <w:marRight w:val="0"/>
              <w:marTop w:val="0"/>
              <w:marBottom w:val="0"/>
              <w:divBdr>
                <w:top w:val="none" w:sz="0" w:space="0" w:color="auto"/>
                <w:left w:val="none" w:sz="0" w:space="0" w:color="auto"/>
                <w:bottom w:val="none" w:sz="0" w:space="0" w:color="auto"/>
                <w:right w:val="none" w:sz="0" w:space="0" w:color="auto"/>
              </w:divBdr>
            </w:div>
            <w:div w:id="1687174876">
              <w:marLeft w:val="0"/>
              <w:marRight w:val="0"/>
              <w:marTop w:val="0"/>
              <w:marBottom w:val="0"/>
              <w:divBdr>
                <w:top w:val="none" w:sz="0" w:space="0" w:color="auto"/>
                <w:left w:val="none" w:sz="0" w:space="0" w:color="auto"/>
                <w:bottom w:val="none" w:sz="0" w:space="0" w:color="auto"/>
                <w:right w:val="none" w:sz="0" w:space="0" w:color="auto"/>
              </w:divBdr>
            </w:div>
            <w:div w:id="968626948">
              <w:marLeft w:val="0"/>
              <w:marRight w:val="0"/>
              <w:marTop w:val="0"/>
              <w:marBottom w:val="0"/>
              <w:divBdr>
                <w:top w:val="none" w:sz="0" w:space="0" w:color="auto"/>
                <w:left w:val="none" w:sz="0" w:space="0" w:color="auto"/>
                <w:bottom w:val="none" w:sz="0" w:space="0" w:color="auto"/>
                <w:right w:val="none" w:sz="0" w:space="0" w:color="auto"/>
              </w:divBdr>
            </w:div>
          </w:divsChild>
        </w:div>
        <w:div w:id="1161890785">
          <w:marLeft w:val="0"/>
          <w:marRight w:val="0"/>
          <w:marTop w:val="0"/>
          <w:marBottom w:val="0"/>
          <w:divBdr>
            <w:top w:val="none" w:sz="0" w:space="0" w:color="auto"/>
            <w:left w:val="none" w:sz="0" w:space="0" w:color="auto"/>
            <w:bottom w:val="none" w:sz="0" w:space="0" w:color="auto"/>
            <w:right w:val="none" w:sz="0" w:space="0" w:color="auto"/>
          </w:divBdr>
          <w:divsChild>
            <w:div w:id="181407649">
              <w:marLeft w:val="0"/>
              <w:marRight w:val="0"/>
              <w:marTop w:val="0"/>
              <w:marBottom w:val="0"/>
              <w:divBdr>
                <w:top w:val="none" w:sz="0" w:space="0" w:color="auto"/>
                <w:left w:val="none" w:sz="0" w:space="0" w:color="auto"/>
                <w:bottom w:val="none" w:sz="0" w:space="0" w:color="auto"/>
                <w:right w:val="none" w:sz="0" w:space="0" w:color="auto"/>
              </w:divBdr>
            </w:div>
            <w:div w:id="409735259">
              <w:marLeft w:val="0"/>
              <w:marRight w:val="0"/>
              <w:marTop w:val="0"/>
              <w:marBottom w:val="0"/>
              <w:divBdr>
                <w:top w:val="none" w:sz="0" w:space="0" w:color="auto"/>
                <w:left w:val="none" w:sz="0" w:space="0" w:color="auto"/>
                <w:bottom w:val="none" w:sz="0" w:space="0" w:color="auto"/>
                <w:right w:val="none" w:sz="0" w:space="0" w:color="auto"/>
              </w:divBdr>
            </w:div>
            <w:div w:id="1863089302">
              <w:marLeft w:val="0"/>
              <w:marRight w:val="0"/>
              <w:marTop w:val="0"/>
              <w:marBottom w:val="0"/>
              <w:divBdr>
                <w:top w:val="none" w:sz="0" w:space="0" w:color="auto"/>
                <w:left w:val="none" w:sz="0" w:space="0" w:color="auto"/>
                <w:bottom w:val="none" w:sz="0" w:space="0" w:color="auto"/>
                <w:right w:val="none" w:sz="0" w:space="0" w:color="auto"/>
              </w:divBdr>
            </w:div>
            <w:div w:id="2131628361">
              <w:marLeft w:val="0"/>
              <w:marRight w:val="0"/>
              <w:marTop w:val="0"/>
              <w:marBottom w:val="0"/>
              <w:divBdr>
                <w:top w:val="none" w:sz="0" w:space="0" w:color="auto"/>
                <w:left w:val="none" w:sz="0" w:space="0" w:color="auto"/>
                <w:bottom w:val="none" w:sz="0" w:space="0" w:color="auto"/>
                <w:right w:val="none" w:sz="0" w:space="0" w:color="auto"/>
              </w:divBdr>
            </w:div>
            <w:div w:id="834878920">
              <w:marLeft w:val="0"/>
              <w:marRight w:val="0"/>
              <w:marTop w:val="0"/>
              <w:marBottom w:val="0"/>
              <w:divBdr>
                <w:top w:val="none" w:sz="0" w:space="0" w:color="auto"/>
                <w:left w:val="none" w:sz="0" w:space="0" w:color="auto"/>
                <w:bottom w:val="none" w:sz="0" w:space="0" w:color="auto"/>
                <w:right w:val="none" w:sz="0" w:space="0" w:color="auto"/>
              </w:divBdr>
            </w:div>
          </w:divsChild>
        </w:div>
        <w:div w:id="898441609">
          <w:marLeft w:val="0"/>
          <w:marRight w:val="0"/>
          <w:marTop w:val="0"/>
          <w:marBottom w:val="0"/>
          <w:divBdr>
            <w:top w:val="none" w:sz="0" w:space="0" w:color="auto"/>
            <w:left w:val="none" w:sz="0" w:space="0" w:color="auto"/>
            <w:bottom w:val="none" w:sz="0" w:space="0" w:color="auto"/>
            <w:right w:val="none" w:sz="0" w:space="0" w:color="auto"/>
          </w:divBdr>
          <w:divsChild>
            <w:div w:id="1272930882">
              <w:marLeft w:val="0"/>
              <w:marRight w:val="0"/>
              <w:marTop w:val="0"/>
              <w:marBottom w:val="0"/>
              <w:divBdr>
                <w:top w:val="none" w:sz="0" w:space="0" w:color="auto"/>
                <w:left w:val="none" w:sz="0" w:space="0" w:color="auto"/>
                <w:bottom w:val="none" w:sz="0" w:space="0" w:color="auto"/>
                <w:right w:val="none" w:sz="0" w:space="0" w:color="auto"/>
              </w:divBdr>
            </w:div>
            <w:div w:id="719863069">
              <w:marLeft w:val="0"/>
              <w:marRight w:val="0"/>
              <w:marTop w:val="0"/>
              <w:marBottom w:val="0"/>
              <w:divBdr>
                <w:top w:val="none" w:sz="0" w:space="0" w:color="auto"/>
                <w:left w:val="none" w:sz="0" w:space="0" w:color="auto"/>
                <w:bottom w:val="none" w:sz="0" w:space="0" w:color="auto"/>
                <w:right w:val="none" w:sz="0" w:space="0" w:color="auto"/>
              </w:divBdr>
            </w:div>
            <w:div w:id="1585719660">
              <w:marLeft w:val="0"/>
              <w:marRight w:val="0"/>
              <w:marTop w:val="0"/>
              <w:marBottom w:val="0"/>
              <w:divBdr>
                <w:top w:val="none" w:sz="0" w:space="0" w:color="auto"/>
                <w:left w:val="none" w:sz="0" w:space="0" w:color="auto"/>
                <w:bottom w:val="none" w:sz="0" w:space="0" w:color="auto"/>
                <w:right w:val="none" w:sz="0" w:space="0" w:color="auto"/>
              </w:divBdr>
            </w:div>
            <w:div w:id="1044912496">
              <w:marLeft w:val="0"/>
              <w:marRight w:val="0"/>
              <w:marTop w:val="0"/>
              <w:marBottom w:val="0"/>
              <w:divBdr>
                <w:top w:val="none" w:sz="0" w:space="0" w:color="auto"/>
                <w:left w:val="none" w:sz="0" w:space="0" w:color="auto"/>
                <w:bottom w:val="none" w:sz="0" w:space="0" w:color="auto"/>
                <w:right w:val="none" w:sz="0" w:space="0" w:color="auto"/>
              </w:divBdr>
            </w:div>
            <w:div w:id="1545678235">
              <w:marLeft w:val="0"/>
              <w:marRight w:val="0"/>
              <w:marTop w:val="0"/>
              <w:marBottom w:val="0"/>
              <w:divBdr>
                <w:top w:val="none" w:sz="0" w:space="0" w:color="auto"/>
                <w:left w:val="none" w:sz="0" w:space="0" w:color="auto"/>
                <w:bottom w:val="none" w:sz="0" w:space="0" w:color="auto"/>
                <w:right w:val="none" w:sz="0" w:space="0" w:color="auto"/>
              </w:divBdr>
            </w:div>
          </w:divsChild>
        </w:div>
        <w:div w:id="484973764">
          <w:marLeft w:val="0"/>
          <w:marRight w:val="0"/>
          <w:marTop w:val="0"/>
          <w:marBottom w:val="0"/>
          <w:divBdr>
            <w:top w:val="none" w:sz="0" w:space="0" w:color="auto"/>
            <w:left w:val="none" w:sz="0" w:space="0" w:color="auto"/>
            <w:bottom w:val="none" w:sz="0" w:space="0" w:color="auto"/>
            <w:right w:val="none" w:sz="0" w:space="0" w:color="auto"/>
          </w:divBdr>
        </w:div>
        <w:div w:id="430054120">
          <w:marLeft w:val="0"/>
          <w:marRight w:val="0"/>
          <w:marTop w:val="0"/>
          <w:marBottom w:val="0"/>
          <w:divBdr>
            <w:top w:val="none" w:sz="0" w:space="0" w:color="auto"/>
            <w:left w:val="none" w:sz="0" w:space="0" w:color="auto"/>
            <w:bottom w:val="none" w:sz="0" w:space="0" w:color="auto"/>
            <w:right w:val="none" w:sz="0" w:space="0" w:color="auto"/>
          </w:divBdr>
        </w:div>
        <w:div w:id="1161046073">
          <w:marLeft w:val="0"/>
          <w:marRight w:val="0"/>
          <w:marTop w:val="0"/>
          <w:marBottom w:val="0"/>
          <w:divBdr>
            <w:top w:val="none" w:sz="0" w:space="0" w:color="auto"/>
            <w:left w:val="none" w:sz="0" w:space="0" w:color="auto"/>
            <w:bottom w:val="none" w:sz="0" w:space="0" w:color="auto"/>
            <w:right w:val="none" w:sz="0" w:space="0" w:color="auto"/>
          </w:divBdr>
        </w:div>
        <w:div w:id="356546332">
          <w:marLeft w:val="0"/>
          <w:marRight w:val="0"/>
          <w:marTop w:val="0"/>
          <w:marBottom w:val="0"/>
          <w:divBdr>
            <w:top w:val="none" w:sz="0" w:space="0" w:color="auto"/>
            <w:left w:val="none" w:sz="0" w:space="0" w:color="auto"/>
            <w:bottom w:val="none" w:sz="0" w:space="0" w:color="auto"/>
            <w:right w:val="none" w:sz="0" w:space="0" w:color="auto"/>
          </w:divBdr>
        </w:div>
        <w:div w:id="393047151">
          <w:marLeft w:val="0"/>
          <w:marRight w:val="0"/>
          <w:marTop w:val="0"/>
          <w:marBottom w:val="0"/>
          <w:divBdr>
            <w:top w:val="none" w:sz="0" w:space="0" w:color="auto"/>
            <w:left w:val="none" w:sz="0" w:space="0" w:color="auto"/>
            <w:bottom w:val="none" w:sz="0" w:space="0" w:color="auto"/>
            <w:right w:val="none" w:sz="0" w:space="0" w:color="auto"/>
          </w:divBdr>
        </w:div>
        <w:div w:id="1330404017">
          <w:marLeft w:val="0"/>
          <w:marRight w:val="0"/>
          <w:marTop w:val="0"/>
          <w:marBottom w:val="0"/>
          <w:divBdr>
            <w:top w:val="none" w:sz="0" w:space="0" w:color="auto"/>
            <w:left w:val="none" w:sz="0" w:space="0" w:color="auto"/>
            <w:bottom w:val="none" w:sz="0" w:space="0" w:color="auto"/>
            <w:right w:val="none" w:sz="0" w:space="0" w:color="auto"/>
          </w:divBdr>
          <w:divsChild>
            <w:div w:id="412896708">
              <w:marLeft w:val="0"/>
              <w:marRight w:val="0"/>
              <w:marTop w:val="0"/>
              <w:marBottom w:val="0"/>
              <w:divBdr>
                <w:top w:val="none" w:sz="0" w:space="0" w:color="auto"/>
                <w:left w:val="none" w:sz="0" w:space="0" w:color="auto"/>
                <w:bottom w:val="none" w:sz="0" w:space="0" w:color="auto"/>
                <w:right w:val="none" w:sz="0" w:space="0" w:color="auto"/>
              </w:divBdr>
            </w:div>
            <w:div w:id="1777599321">
              <w:marLeft w:val="0"/>
              <w:marRight w:val="0"/>
              <w:marTop w:val="0"/>
              <w:marBottom w:val="0"/>
              <w:divBdr>
                <w:top w:val="none" w:sz="0" w:space="0" w:color="auto"/>
                <w:left w:val="none" w:sz="0" w:space="0" w:color="auto"/>
                <w:bottom w:val="none" w:sz="0" w:space="0" w:color="auto"/>
                <w:right w:val="none" w:sz="0" w:space="0" w:color="auto"/>
              </w:divBdr>
            </w:div>
            <w:div w:id="1679110896">
              <w:marLeft w:val="0"/>
              <w:marRight w:val="0"/>
              <w:marTop w:val="0"/>
              <w:marBottom w:val="0"/>
              <w:divBdr>
                <w:top w:val="none" w:sz="0" w:space="0" w:color="auto"/>
                <w:left w:val="none" w:sz="0" w:space="0" w:color="auto"/>
                <w:bottom w:val="none" w:sz="0" w:space="0" w:color="auto"/>
                <w:right w:val="none" w:sz="0" w:space="0" w:color="auto"/>
              </w:divBdr>
            </w:div>
            <w:div w:id="516164163">
              <w:marLeft w:val="0"/>
              <w:marRight w:val="0"/>
              <w:marTop w:val="0"/>
              <w:marBottom w:val="0"/>
              <w:divBdr>
                <w:top w:val="none" w:sz="0" w:space="0" w:color="auto"/>
                <w:left w:val="none" w:sz="0" w:space="0" w:color="auto"/>
                <w:bottom w:val="none" w:sz="0" w:space="0" w:color="auto"/>
                <w:right w:val="none" w:sz="0" w:space="0" w:color="auto"/>
              </w:divBdr>
            </w:div>
            <w:div w:id="638463742">
              <w:marLeft w:val="0"/>
              <w:marRight w:val="0"/>
              <w:marTop w:val="0"/>
              <w:marBottom w:val="0"/>
              <w:divBdr>
                <w:top w:val="none" w:sz="0" w:space="0" w:color="auto"/>
                <w:left w:val="none" w:sz="0" w:space="0" w:color="auto"/>
                <w:bottom w:val="none" w:sz="0" w:space="0" w:color="auto"/>
                <w:right w:val="none" w:sz="0" w:space="0" w:color="auto"/>
              </w:divBdr>
            </w:div>
          </w:divsChild>
        </w:div>
        <w:div w:id="77136217">
          <w:marLeft w:val="0"/>
          <w:marRight w:val="0"/>
          <w:marTop w:val="0"/>
          <w:marBottom w:val="0"/>
          <w:divBdr>
            <w:top w:val="none" w:sz="0" w:space="0" w:color="auto"/>
            <w:left w:val="none" w:sz="0" w:space="0" w:color="auto"/>
            <w:bottom w:val="none" w:sz="0" w:space="0" w:color="auto"/>
            <w:right w:val="none" w:sz="0" w:space="0" w:color="auto"/>
          </w:divBdr>
          <w:divsChild>
            <w:div w:id="657421209">
              <w:marLeft w:val="0"/>
              <w:marRight w:val="0"/>
              <w:marTop w:val="0"/>
              <w:marBottom w:val="0"/>
              <w:divBdr>
                <w:top w:val="none" w:sz="0" w:space="0" w:color="auto"/>
                <w:left w:val="none" w:sz="0" w:space="0" w:color="auto"/>
                <w:bottom w:val="none" w:sz="0" w:space="0" w:color="auto"/>
                <w:right w:val="none" w:sz="0" w:space="0" w:color="auto"/>
              </w:divBdr>
            </w:div>
            <w:div w:id="1634478581">
              <w:marLeft w:val="0"/>
              <w:marRight w:val="0"/>
              <w:marTop w:val="0"/>
              <w:marBottom w:val="0"/>
              <w:divBdr>
                <w:top w:val="none" w:sz="0" w:space="0" w:color="auto"/>
                <w:left w:val="none" w:sz="0" w:space="0" w:color="auto"/>
                <w:bottom w:val="none" w:sz="0" w:space="0" w:color="auto"/>
                <w:right w:val="none" w:sz="0" w:space="0" w:color="auto"/>
              </w:divBdr>
            </w:div>
            <w:div w:id="599221952">
              <w:marLeft w:val="0"/>
              <w:marRight w:val="0"/>
              <w:marTop w:val="0"/>
              <w:marBottom w:val="0"/>
              <w:divBdr>
                <w:top w:val="none" w:sz="0" w:space="0" w:color="auto"/>
                <w:left w:val="none" w:sz="0" w:space="0" w:color="auto"/>
                <w:bottom w:val="none" w:sz="0" w:space="0" w:color="auto"/>
                <w:right w:val="none" w:sz="0" w:space="0" w:color="auto"/>
              </w:divBdr>
            </w:div>
            <w:div w:id="1026446449">
              <w:marLeft w:val="0"/>
              <w:marRight w:val="0"/>
              <w:marTop w:val="0"/>
              <w:marBottom w:val="0"/>
              <w:divBdr>
                <w:top w:val="none" w:sz="0" w:space="0" w:color="auto"/>
                <w:left w:val="none" w:sz="0" w:space="0" w:color="auto"/>
                <w:bottom w:val="none" w:sz="0" w:space="0" w:color="auto"/>
                <w:right w:val="none" w:sz="0" w:space="0" w:color="auto"/>
              </w:divBdr>
            </w:div>
            <w:div w:id="211426623">
              <w:marLeft w:val="0"/>
              <w:marRight w:val="0"/>
              <w:marTop w:val="0"/>
              <w:marBottom w:val="0"/>
              <w:divBdr>
                <w:top w:val="none" w:sz="0" w:space="0" w:color="auto"/>
                <w:left w:val="none" w:sz="0" w:space="0" w:color="auto"/>
                <w:bottom w:val="none" w:sz="0" w:space="0" w:color="auto"/>
                <w:right w:val="none" w:sz="0" w:space="0" w:color="auto"/>
              </w:divBdr>
            </w:div>
          </w:divsChild>
        </w:div>
        <w:div w:id="1610501422">
          <w:marLeft w:val="0"/>
          <w:marRight w:val="0"/>
          <w:marTop w:val="0"/>
          <w:marBottom w:val="0"/>
          <w:divBdr>
            <w:top w:val="none" w:sz="0" w:space="0" w:color="auto"/>
            <w:left w:val="none" w:sz="0" w:space="0" w:color="auto"/>
            <w:bottom w:val="none" w:sz="0" w:space="0" w:color="auto"/>
            <w:right w:val="none" w:sz="0" w:space="0" w:color="auto"/>
          </w:divBdr>
          <w:divsChild>
            <w:div w:id="340740411">
              <w:marLeft w:val="0"/>
              <w:marRight w:val="0"/>
              <w:marTop w:val="0"/>
              <w:marBottom w:val="0"/>
              <w:divBdr>
                <w:top w:val="none" w:sz="0" w:space="0" w:color="auto"/>
                <w:left w:val="none" w:sz="0" w:space="0" w:color="auto"/>
                <w:bottom w:val="none" w:sz="0" w:space="0" w:color="auto"/>
                <w:right w:val="none" w:sz="0" w:space="0" w:color="auto"/>
              </w:divBdr>
            </w:div>
            <w:div w:id="2049842348">
              <w:marLeft w:val="0"/>
              <w:marRight w:val="0"/>
              <w:marTop w:val="0"/>
              <w:marBottom w:val="0"/>
              <w:divBdr>
                <w:top w:val="none" w:sz="0" w:space="0" w:color="auto"/>
                <w:left w:val="none" w:sz="0" w:space="0" w:color="auto"/>
                <w:bottom w:val="none" w:sz="0" w:space="0" w:color="auto"/>
                <w:right w:val="none" w:sz="0" w:space="0" w:color="auto"/>
              </w:divBdr>
            </w:div>
            <w:div w:id="182525402">
              <w:marLeft w:val="0"/>
              <w:marRight w:val="0"/>
              <w:marTop w:val="0"/>
              <w:marBottom w:val="0"/>
              <w:divBdr>
                <w:top w:val="none" w:sz="0" w:space="0" w:color="auto"/>
                <w:left w:val="none" w:sz="0" w:space="0" w:color="auto"/>
                <w:bottom w:val="none" w:sz="0" w:space="0" w:color="auto"/>
                <w:right w:val="none" w:sz="0" w:space="0" w:color="auto"/>
              </w:divBdr>
            </w:div>
            <w:div w:id="1018658532">
              <w:marLeft w:val="0"/>
              <w:marRight w:val="0"/>
              <w:marTop w:val="0"/>
              <w:marBottom w:val="0"/>
              <w:divBdr>
                <w:top w:val="none" w:sz="0" w:space="0" w:color="auto"/>
                <w:left w:val="none" w:sz="0" w:space="0" w:color="auto"/>
                <w:bottom w:val="none" w:sz="0" w:space="0" w:color="auto"/>
                <w:right w:val="none" w:sz="0" w:space="0" w:color="auto"/>
              </w:divBdr>
            </w:div>
            <w:div w:id="283654023">
              <w:marLeft w:val="0"/>
              <w:marRight w:val="0"/>
              <w:marTop w:val="0"/>
              <w:marBottom w:val="0"/>
              <w:divBdr>
                <w:top w:val="none" w:sz="0" w:space="0" w:color="auto"/>
                <w:left w:val="none" w:sz="0" w:space="0" w:color="auto"/>
                <w:bottom w:val="none" w:sz="0" w:space="0" w:color="auto"/>
                <w:right w:val="none" w:sz="0" w:space="0" w:color="auto"/>
              </w:divBdr>
            </w:div>
          </w:divsChild>
        </w:div>
        <w:div w:id="1137652170">
          <w:marLeft w:val="0"/>
          <w:marRight w:val="0"/>
          <w:marTop w:val="0"/>
          <w:marBottom w:val="0"/>
          <w:divBdr>
            <w:top w:val="none" w:sz="0" w:space="0" w:color="auto"/>
            <w:left w:val="none" w:sz="0" w:space="0" w:color="auto"/>
            <w:bottom w:val="none" w:sz="0" w:space="0" w:color="auto"/>
            <w:right w:val="none" w:sz="0" w:space="0" w:color="auto"/>
          </w:divBdr>
          <w:divsChild>
            <w:div w:id="1963883963">
              <w:marLeft w:val="0"/>
              <w:marRight w:val="0"/>
              <w:marTop w:val="0"/>
              <w:marBottom w:val="0"/>
              <w:divBdr>
                <w:top w:val="none" w:sz="0" w:space="0" w:color="auto"/>
                <w:left w:val="none" w:sz="0" w:space="0" w:color="auto"/>
                <w:bottom w:val="none" w:sz="0" w:space="0" w:color="auto"/>
                <w:right w:val="none" w:sz="0" w:space="0" w:color="auto"/>
              </w:divBdr>
            </w:div>
            <w:div w:id="1731608019">
              <w:marLeft w:val="0"/>
              <w:marRight w:val="0"/>
              <w:marTop w:val="0"/>
              <w:marBottom w:val="0"/>
              <w:divBdr>
                <w:top w:val="none" w:sz="0" w:space="0" w:color="auto"/>
                <w:left w:val="none" w:sz="0" w:space="0" w:color="auto"/>
                <w:bottom w:val="none" w:sz="0" w:space="0" w:color="auto"/>
                <w:right w:val="none" w:sz="0" w:space="0" w:color="auto"/>
              </w:divBdr>
            </w:div>
            <w:div w:id="1570847762">
              <w:marLeft w:val="0"/>
              <w:marRight w:val="0"/>
              <w:marTop w:val="0"/>
              <w:marBottom w:val="0"/>
              <w:divBdr>
                <w:top w:val="none" w:sz="0" w:space="0" w:color="auto"/>
                <w:left w:val="none" w:sz="0" w:space="0" w:color="auto"/>
                <w:bottom w:val="none" w:sz="0" w:space="0" w:color="auto"/>
                <w:right w:val="none" w:sz="0" w:space="0" w:color="auto"/>
              </w:divBdr>
            </w:div>
            <w:div w:id="305360349">
              <w:marLeft w:val="0"/>
              <w:marRight w:val="0"/>
              <w:marTop w:val="0"/>
              <w:marBottom w:val="0"/>
              <w:divBdr>
                <w:top w:val="none" w:sz="0" w:space="0" w:color="auto"/>
                <w:left w:val="none" w:sz="0" w:space="0" w:color="auto"/>
                <w:bottom w:val="none" w:sz="0" w:space="0" w:color="auto"/>
                <w:right w:val="none" w:sz="0" w:space="0" w:color="auto"/>
              </w:divBdr>
            </w:div>
            <w:div w:id="1341740563">
              <w:marLeft w:val="0"/>
              <w:marRight w:val="0"/>
              <w:marTop w:val="0"/>
              <w:marBottom w:val="0"/>
              <w:divBdr>
                <w:top w:val="none" w:sz="0" w:space="0" w:color="auto"/>
                <w:left w:val="none" w:sz="0" w:space="0" w:color="auto"/>
                <w:bottom w:val="none" w:sz="0" w:space="0" w:color="auto"/>
                <w:right w:val="none" w:sz="0" w:space="0" w:color="auto"/>
              </w:divBdr>
            </w:div>
          </w:divsChild>
        </w:div>
        <w:div w:id="813445564">
          <w:marLeft w:val="0"/>
          <w:marRight w:val="0"/>
          <w:marTop w:val="0"/>
          <w:marBottom w:val="0"/>
          <w:divBdr>
            <w:top w:val="none" w:sz="0" w:space="0" w:color="auto"/>
            <w:left w:val="none" w:sz="0" w:space="0" w:color="auto"/>
            <w:bottom w:val="none" w:sz="0" w:space="0" w:color="auto"/>
            <w:right w:val="none" w:sz="0" w:space="0" w:color="auto"/>
          </w:divBdr>
        </w:div>
        <w:div w:id="464933678">
          <w:marLeft w:val="0"/>
          <w:marRight w:val="0"/>
          <w:marTop w:val="0"/>
          <w:marBottom w:val="0"/>
          <w:divBdr>
            <w:top w:val="none" w:sz="0" w:space="0" w:color="auto"/>
            <w:left w:val="none" w:sz="0" w:space="0" w:color="auto"/>
            <w:bottom w:val="none" w:sz="0" w:space="0" w:color="auto"/>
            <w:right w:val="none" w:sz="0" w:space="0" w:color="auto"/>
          </w:divBdr>
        </w:div>
        <w:div w:id="432476111">
          <w:marLeft w:val="0"/>
          <w:marRight w:val="0"/>
          <w:marTop w:val="0"/>
          <w:marBottom w:val="0"/>
          <w:divBdr>
            <w:top w:val="none" w:sz="0" w:space="0" w:color="auto"/>
            <w:left w:val="none" w:sz="0" w:space="0" w:color="auto"/>
            <w:bottom w:val="none" w:sz="0" w:space="0" w:color="auto"/>
            <w:right w:val="none" w:sz="0" w:space="0" w:color="auto"/>
          </w:divBdr>
        </w:div>
      </w:divsChild>
    </w:div>
    <w:div w:id="588470090">
      <w:bodyDiv w:val="1"/>
      <w:marLeft w:val="0"/>
      <w:marRight w:val="0"/>
      <w:marTop w:val="0"/>
      <w:marBottom w:val="0"/>
      <w:divBdr>
        <w:top w:val="none" w:sz="0" w:space="0" w:color="auto"/>
        <w:left w:val="none" w:sz="0" w:space="0" w:color="auto"/>
        <w:bottom w:val="none" w:sz="0" w:space="0" w:color="auto"/>
        <w:right w:val="none" w:sz="0" w:space="0" w:color="auto"/>
      </w:divBdr>
      <w:divsChild>
        <w:div w:id="850149141">
          <w:marLeft w:val="0"/>
          <w:marRight w:val="0"/>
          <w:marTop w:val="0"/>
          <w:marBottom w:val="0"/>
          <w:divBdr>
            <w:top w:val="none" w:sz="0" w:space="0" w:color="auto"/>
            <w:left w:val="none" w:sz="0" w:space="0" w:color="auto"/>
            <w:bottom w:val="none" w:sz="0" w:space="0" w:color="auto"/>
            <w:right w:val="none" w:sz="0" w:space="0" w:color="auto"/>
          </w:divBdr>
          <w:divsChild>
            <w:div w:id="493111763">
              <w:marLeft w:val="0"/>
              <w:marRight w:val="0"/>
              <w:marTop w:val="0"/>
              <w:marBottom w:val="0"/>
              <w:divBdr>
                <w:top w:val="none" w:sz="0" w:space="0" w:color="auto"/>
                <w:left w:val="none" w:sz="0" w:space="0" w:color="auto"/>
                <w:bottom w:val="none" w:sz="0" w:space="0" w:color="auto"/>
                <w:right w:val="none" w:sz="0" w:space="0" w:color="auto"/>
              </w:divBdr>
              <w:divsChild>
                <w:div w:id="120320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597520">
      <w:bodyDiv w:val="1"/>
      <w:marLeft w:val="0"/>
      <w:marRight w:val="0"/>
      <w:marTop w:val="0"/>
      <w:marBottom w:val="0"/>
      <w:divBdr>
        <w:top w:val="none" w:sz="0" w:space="0" w:color="auto"/>
        <w:left w:val="none" w:sz="0" w:space="0" w:color="auto"/>
        <w:bottom w:val="none" w:sz="0" w:space="0" w:color="auto"/>
        <w:right w:val="none" w:sz="0" w:space="0" w:color="auto"/>
      </w:divBdr>
      <w:divsChild>
        <w:div w:id="1901551454">
          <w:marLeft w:val="0"/>
          <w:marRight w:val="0"/>
          <w:marTop w:val="0"/>
          <w:marBottom w:val="0"/>
          <w:divBdr>
            <w:top w:val="none" w:sz="0" w:space="0" w:color="auto"/>
            <w:left w:val="none" w:sz="0" w:space="0" w:color="auto"/>
            <w:bottom w:val="none" w:sz="0" w:space="0" w:color="auto"/>
            <w:right w:val="none" w:sz="0" w:space="0" w:color="auto"/>
          </w:divBdr>
        </w:div>
      </w:divsChild>
    </w:div>
    <w:div w:id="1920601048">
      <w:bodyDiv w:val="1"/>
      <w:marLeft w:val="0"/>
      <w:marRight w:val="0"/>
      <w:marTop w:val="0"/>
      <w:marBottom w:val="0"/>
      <w:divBdr>
        <w:top w:val="none" w:sz="0" w:space="0" w:color="auto"/>
        <w:left w:val="none" w:sz="0" w:space="0" w:color="auto"/>
        <w:bottom w:val="none" w:sz="0" w:space="0" w:color="auto"/>
        <w:right w:val="none" w:sz="0" w:space="0" w:color="auto"/>
      </w:divBdr>
      <w:divsChild>
        <w:div w:id="514996340">
          <w:marLeft w:val="0"/>
          <w:marRight w:val="0"/>
          <w:marTop w:val="0"/>
          <w:marBottom w:val="0"/>
          <w:divBdr>
            <w:top w:val="none" w:sz="0" w:space="0" w:color="auto"/>
            <w:left w:val="none" w:sz="0" w:space="0" w:color="auto"/>
            <w:bottom w:val="none" w:sz="0" w:space="0" w:color="auto"/>
            <w:right w:val="none" w:sz="0" w:space="0" w:color="auto"/>
          </w:divBdr>
        </w:div>
        <w:div w:id="1242984062">
          <w:marLeft w:val="0"/>
          <w:marRight w:val="0"/>
          <w:marTop w:val="0"/>
          <w:marBottom w:val="0"/>
          <w:divBdr>
            <w:top w:val="none" w:sz="0" w:space="0" w:color="auto"/>
            <w:left w:val="none" w:sz="0" w:space="0" w:color="auto"/>
            <w:bottom w:val="none" w:sz="0" w:space="0" w:color="auto"/>
            <w:right w:val="none" w:sz="0" w:space="0" w:color="auto"/>
          </w:divBdr>
        </w:div>
        <w:div w:id="1430740487">
          <w:marLeft w:val="0"/>
          <w:marRight w:val="0"/>
          <w:marTop w:val="0"/>
          <w:marBottom w:val="0"/>
          <w:divBdr>
            <w:top w:val="none" w:sz="0" w:space="0" w:color="auto"/>
            <w:left w:val="none" w:sz="0" w:space="0" w:color="auto"/>
            <w:bottom w:val="none" w:sz="0" w:space="0" w:color="auto"/>
            <w:right w:val="none" w:sz="0" w:space="0" w:color="auto"/>
          </w:divBdr>
          <w:divsChild>
            <w:div w:id="218250074">
              <w:marLeft w:val="0"/>
              <w:marRight w:val="0"/>
              <w:marTop w:val="0"/>
              <w:marBottom w:val="0"/>
              <w:divBdr>
                <w:top w:val="none" w:sz="0" w:space="0" w:color="auto"/>
                <w:left w:val="none" w:sz="0" w:space="0" w:color="auto"/>
                <w:bottom w:val="none" w:sz="0" w:space="0" w:color="auto"/>
                <w:right w:val="none" w:sz="0" w:space="0" w:color="auto"/>
              </w:divBdr>
            </w:div>
            <w:div w:id="1984503693">
              <w:marLeft w:val="0"/>
              <w:marRight w:val="0"/>
              <w:marTop w:val="0"/>
              <w:marBottom w:val="0"/>
              <w:divBdr>
                <w:top w:val="none" w:sz="0" w:space="0" w:color="auto"/>
                <w:left w:val="none" w:sz="0" w:space="0" w:color="auto"/>
                <w:bottom w:val="none" w:sz="0" w:space="0" w:color="auto"/>
                <w:right w:val="none" w:sz="0" w:space="0" w:color="auto"/>
              </w:divBdr>
            </w:div>
            <w:div w:id="1301695044">
              <w:marLeft w:val="0"/>
              <w:marRight w:val="0"/>
              <w:marTop w:val="0"/>
              <w:marBottom w:val="0"/>
              <w:divBdr>
                <w:top w:val="none" w:sz="0" w:space="0" w:color="auto"/>
                <w:left w:val="none" w:sz="0" w:space="0" w:color="auto"/>
                <w:bottom w:val="none" w:sz="0" w:space="0" w:color="auto"/>
                <w:right w:val="none" w:sz="0" w:space="0" w:color="auto"/>
              </w:divBdr>
            </w:div>
            <w:div w:id="672101822">
              <w:marLeft w:val="0"/>
              <w:marRight w:val="0"/>
              <w:marTop w:val="0"/>
              <w:marBottom w:val="0"/>
              <w:divBdr>
                <w:top w:val="none" w:sz="0" w:space="0" w:color="auto"/>
                <w:left w:val="none" w:sz="0" w:space="0" w:color="auto"/>
                <w:bottom w:val="none" w:sz="0" w:space="0" w:color="auto"/>
                <w:right w:val="none" w:sz="0" w:space="0" w:color="auto"/>
              </w:divBdr>
            </w:div>
            <w:div w:id="1728603195">
              <w:marLeft w:val="0"/>
              <w:marRight w:val="0"/>
              <w:marTop w:val="0"/>
              <w:marBottom w:val="0"/>
              <w:divBdr>
                <w:top w:val="none" w:sz="0" w:space="0" w:color="auto"/>
                <w:left w:val="none" w:sz="0" w:space="0" w:color="auto"/>
                <w:bottom w:val="none" w:sz="0" w:space="0" w:color="auto"/>
                <w:right w:val="none" w:sz="0" w:space="0" w:color="auto"/>
              </w:divBdr>
            </w:div>
          </w:divsChild>
        </w:div>
        <w:div w:id="839271400">
          <w:marLeft w:val="0"/>
          <w:marRight w:val="0"/>
          <w:marTop w:val="0"/>
          <w:marBottom w:val="0"/>
          <w:divBdr>
            <w:top w:val="none" w:sz="0" w:space="0" w:color="auto"/>
            <w:left w:val="none" w:sz="0" w:space="0" w:color="auto"/>
            <w:bottom w:val="none" w:sz="0" w:space="0" w:color="auto"/>
            <w:right w:val="none" w:sz="0" w:space="0" w:color="auto"/>
          </w:divBdr>
          <w:divsChild>
            <w:div w:id="1524393821">
              <w:marLeft w:val="0"/>
              <w:marRight w:val="0"/>
              <w:marTop w:val="0"/>
              <w:marBottom w:val="0"/>
              <w:divBdr>
                <w:top w:val="none" w:sz="0" w:space="0" w:color="auto"/>
                <w:left w:val="none" w:sz="0" w:space="0" w:color="auto"/>
                <w:bottom w:val="none" w:sz="0" w:space="0" w:color="auto"/>
                <w:right w:val="none" w:sz="0" w:space="0" w:color="auto"/>
              </w:divBdr>
            </w:div>
            <w:div w:id="2112387997">
              <w:marLeft w:val="0"/>
              <w:marRight w:val="0"/>
              <w:marTop w:val="0"/>
              <w:marBottom w:val="0"/>
              <w:divBdr>
                <w:top w:val="none" w:sz="0" w:space="0" w:color="auto"/>
                <w:left w:val="none" w:sz="0" w:space="0" w:color="auto"/>
                <w:bottom w:val="none" w:sz="0" w:space="0" w:color="auto"/>
                <w:right w:val="none" w:sz="0" w:space="0" w:color="auto"/>
              </w:divBdr>
            </w:div>
            <w:div w:id="791216623">
              <w:marLeft w:val="0"/>
              <w:marRight w:val="0"/>
              <w:marTop w:val="0"/>
              <w:marBottom w:val="0"/>
              <w:divBdr>
                <w:top w:val="none" w:sz="0" w:space="0" w:color="auto"/>
                <w:left w:val="none" w:sz="0" w:space="0" w:color="auto"/>
                <w:bottom w:val="none" w:sz="0" w:space="0" w:color="auto"/>
                <w:right w:val="none" w:sz="0" w:space="0" w:color="auto"/>
              </w:divBdr>
            </w:div>
          </w:divsChild>
        </w:div>
        <w:div w:id="1071924794">
          <w:marLeft w:val="0"/>
          <w:marRight w:val="0"/>
          <w:marTop w:val="0"/>
          <w:marBottom w:val="0"/>
          <w:divBdr>
            <w:top w:val="none" w:sz="0" w:space="0" w:color="auto"/>
            <w:left w:val="none" w:sz="0" w:space="0" w:color="auto"/>
            <w:bottom w:val="none" w:sz="0" w:space="0" w:color="auto"/>
            <w:right w:val="none" w:sz="0" w:space="0" w:color="auto"/>
          </w:divBdr>
          <w:divsChild>
            <w:div w:id="1040398925">
              <w:marLeft w:val="0"/>
              <w:marRight w:val="0"/>
              <w:marTop w:val="0"/>
              <w:marBottom w:val="0"/>
              <w:divBdr>
                <w:top w:val="none" w:sz="0" w:space="0" w:color="auto"/>
                <w:left w:val="none" w:sz="0" w:space="0" w:color="auto"/>
                <w:bottom w:val="none" w:sz="0" w:space="0" w:color="auto"/>
                <w:right w:val="none" w:sz="0" w:space="0" w:color="auto"/>
              </w:divBdr>
            </w:div>
            <w:div w:id="658772365">
              <w:marLeft w:val="0"/>
              <w:marRight w:val="0"/>
              <w:marTop w:val="0"/>
              <w:marBottom w:val="0"/>
              <w:divBdr>
                <w:top w:val="none" w:sz="0" w:space="0" w:color="auto"/>
                <w:left w:val="none" w:sz="0" w:space="0" w:color="auto"/>
                <w:bottom w:val="none" w:sz="0" w:space="0" w:color="auto"/>
                <w:right w:val="none" w:sz="0" w:space="0" w:color="auto"/>
              </w:divBdr>
            </w:div>
            <w:div w:id="1875075739">
              <w:marLeft w:val="0"/>
              <w:marRight w:val="0"/>
              <w:marTop w:val="0"/>
              <w:marBottom w:val="0"/>
              <w:divBdr>
                <w:top w:val="none" w:sz="0" w:space="0" w:color="auto"/>
                <w:left w:val="none" w:sz="0" w:space="0" w:color="auto"/>
                <w:bottom w:val="none" w:sz="0" w:space="0" w:color="auto"/>
                <w:right w:val="none" w:sz="0" w:space="0" w:color="auto"/>
              </w:divBdr>
            </w:div>
            <w:div w:id="2080013299">
              <w:marLeft w:val="0"/>
              <w:marRight w:val="0"/>
              <w:marTop w:val="0"/>
              <w:marBottom w:val="0"/>
              <w:divBdr>
                <w:top w:val="none" w:sz="0" w:space="0" w:color="auto"/>
                <w:left w:val="none" w:sz="0" w:space="0" w:color="auto"/>
                <w:bottom w:val="none" w:sz="0" w:space="0" w:color="auto"/>
                <w:right w:val="none" w:sz="0" w:space="0" w:color="auto"/>
              </w:divBdr>
            </w:div>
          </w:divsChild>
        </w:div>
        <w:div w:id="168370660">
          <w:marLeft w:val="0"/>
          <w:marRight w:val="0"/>
          <w:marTop w:val="0"/>
          <w:marBottom w:val="0"/>
          <w:divBdr>
            <w:top w:val="none" w:sz="0" w:space="0" w:color="auto"/>
            <w:left w:val="none" w:sz="0" w:space="0" w:color="auto"/>
            <w:bottom w:val="none" w:sz="0" w:space="0" w:color="auto"/>
            <w:right w:val="none" w:sz="0" w:space="0" w:color="auto"/>
          </w:divBdr>
          <w:divsChild>
            <w:div w:id="876426604">
              <w:marLeft w:val="0"/>
              <w:marRight w:val="0"/>
              <w:marTop w:val="0"/>
              <w:marBottom w:val="0"/>
              <w:divBdr>
                <w:top w:val="none" w:sz="0" w:space="0" w:color="auto"/>
                <w:left w:val="none" w:sz="0" w:space="0" w:color="auto"/>
                <w:bottom w:val="none" w:sz="0" w:space="0" w:color="auto"/>
                <w:right w:val="none" w:sz="0" w:space="0" w:color="auto"/>
              </w:divBdr>
            </w:div>
            <w:div w:id="39743967">
              <w:marLeft w:val="0"/>
              <w:marRight w:val="0"/>
              <w:marTop w:val="0"/>
              <w:marBottom w:val="0"/>
              <w:divBdr>
                <w:top w:val="none" w:sz="0" w:space="0" w:color="auto"/>
                <w:left w:val="none" w:sz="0" w:space="0" w:color="auto"/>
                <w:bottom w:val="none" w:sz="0" w:space="0" w:color="auto"/>
                <w:right w:val="none" w:sz="0" w:space="0" w:color="auto"/>
              </w:divBdr>
            </w:div>
            <w:div w:id="720787041">
              <w:marLeft w:val="0"/>
              <w:marRight w:val="0"/>
              <w:marTop w:val="0"/>
              <w:marBottom w:val="0"/>
              <w:divBdr>
                <w:top w:val="none" w:sz="0" w:space="0" w:color="auto"/>
                <w:left w:val="none" w:sz="0" w:space="0" w:color="auto"/>
                <w:bottom w:val="none" w:sz="0" w:space="0" w:color="auto"/>
                <w:right w:val="none" w:sz="0" w:space="0" w:color="auto"/>
              </w:divBdr>
            </w:div>
            <w:div w:id="2012022977">
              <w:marLeft w:val="0"/>
              <w:marRight w:val="0"/>
              <w:marTop w:val="0"/>
              <w:marBottom w:val="0"/>
              <w:divBdr>
                <w:top w:val="none" w:sz="0" w:space="0" w:color="auto"/>
                <w:left w:val="none" w:sz="0" w:space="0" w:color="auto"/>
                <w:bottom w:val="none" w:sz="0" w:space="0" w:color="auto"/>
                <w:right w:val="none" w:sz="0" w:space="0" w:color="auto"/>
              </w:divBdr>
            </w:div>
            <w:div w:id="1287738741">
              <w:marLeft w:val="0"/>
              <w:marRight w:val="0"/>
              <w:marTop w:val="0"/>
              <w:marBottom w:val="0"/>
              <w:divBdr>
                <w:top w:val="none" w:sz="0" w:space="0" w:color="auto"/>
                <w:left w:val="none" w:sz="0" w:space="0" w:color="auto"/>
                <w:bottom w:val="none" w:sz="0" w:space="0" w:color="auto"/>
                <w:right w:val="none" w:sz="0" w:space="0" w:color="auto"/>
              </w:divBdr>
            </w:div>
          </w:divsChild>
        </w:div>
        <w:div w:id="1650935700">
          <w:marLeft w:val="0"/>
          <w:marRight w:val="0"/>
          <w:marTop w:val="0"/>
          <w:marBottom w:val="0"/>
          <w:divBdr>
            <w:top w:val="none" w:sz="0" w:space="0" w:color="auto"/>
            <w:left w:val="none" w:sz="0" w:space="0" w:color="auto"/>
            <w:bottom w:val="none" w:sz="0" w:space="0" w:color="auto"/>
            <w:right w:val="none" w:sz="0" w:space="0" w:color="auto"/>
          </w:divBdr>
          <w:divsChild>
            <w:div w:id="974598660">
              <w:marLeft w:val="0"/>
              <w:marRight w:val="0"/>
              <w:marTop w:val="0"/>
              <w:marBottom w:val="0"/>
              <w:divBdr>
                <w:top w:val="none" w:sz="0" w:space="0" w:color="auto"/>
                <w:left w:val="none" w:sz="0" w:space="0" w:color="auto"/>
                <w:bottom w:val="none" w:sz="0" w:space="0" w:color="auto"/>
                <w:right w:val="none" w:sz="0" w:space="0" w:color="auto"/>
              </w:divBdr>
            </w:div>
            <w:div w:id="1756049115">
              <w:marLeft w:val="0"/>
              <w:marRight w:val="0"/>
              <w:marTop w:val="0"/>
              <w:marBottom w:val="0"/>
              <w:divBdr>
                <w:top w:val="none" w:sz="0" w:space="0" w:color="auto"/>
                <w:left w:val="none" w:sz="0" w:space="0" w:color="auto"/>
                <w:bottom w:val="none" w:sz="0" w:space="0" w:color="auto"/>
                <w:right w:val="none" w:sz="0" w:space="0" w:color="auto"/>
              </w:divBdr>
            </w:div>
            <w:div w:id="810825534">
              <w:marLeft w:val="0"/>
              <w:marRight w:val="0"/>
              <w:marTop w:val="0"/>
              <w:marBottom w:val="0"/>
              <w:divBdr>
                <w:top w:val="none" w:sz="0" w:space="0" w:color="auto"/>
                <w:left w:val="none" w:sz="0" w:space="0" w:color="auto"/>
                <w:bottom w:val="none" w:sz="0" w:space="0" w:color="auto"/>
                <w:right w:val="none" w:sz="0" w:space="0" w:color="auto"/>
              </w:divBdr>
            </w:div>
            <w:div w:id="1261182529">
              <w:marLeft w:val="0"/>
              <w:marRight w:val="0"/>
              <w:marTop w:val="0"/>
              <w:marBottom w:val="0"/>
              <w:divBdr>
                <w:top w:val="none" w:sz="0" w:space="0" w:color="auto"/>
                <w:left w:val="none" w:sz="0" w:space="0" w:color="auto"/>
                <w:bottom w:val="none" w:sz="0" w:space="0" w:color="auto"/>
                <w:right w:val="none" w:sz="0" w:space="0" w:color="auto"/>
              </w:divBdr>
            </w:div>
            <w:div w:id="380520919">
              <w:marLeft w:val="0"/>
              <w:marRight w:val="0"/>
              <w:marTop w:val="0"/>
              <w:marBottom w:val="0"/>
              <w:divBdr>
                <w:top w:val="none" w:sz="0" w:space="0" w:color="auto"/>
                <w:left w:val="none" w:sz="0" w:space="0" w:color="auto"/>
                <w:bottom w:val="none" w:sz="0" w:space="0" w:color="auto"/>
                <w:right w:val="none" w:sz="0" w:space="0" w:color="auto"/>
              </w:divBdr>
            </w:div>
          </w:divsChild>
        </w:div>
        <w:div w:id="594440126">
          <w:marLeft w:val="0"/>
          <w:marRight w:val="0"/>
          <w:marTop w:val="0"/>
          <w:marBottom w:val="0"/>
          <w:divBdr>
            <w:top w:val="none" w:sz="0" w:space="0" w:color="auto"/>
            <w:left w:val="none" w:sz="0" w:space="0" w:color="auto"/>
            <w:bottom w:val="none" w:sz="0" w:space="0" w:color="auto"/>
            <w:right w:val="none" w:sz="0" w:space="0" w:color="auto"/>
          </w:divBdr>
          <w:divsChild>
            <w:div w:id="1300695074">
              <w:marLeft w:val="0"/>
              <w:marRight w:val="0"/>
              <w:marTop w:val="0"/>
              <w:marBottom w:val="0"/>
              <w:divBdr>
                <w:top w:val="none" w:sz="0" w:space="0" w:color="auto"/>
                <w:left w:val="none" w:sz="0" w:space="0" w:color="auto"/>
                <w:bottom w:val="none" w:sz="0" w:space="0" w:color="auto"/>
                <w:right w:val="none" w:sz="0" w:space="0" w:color="auto"/>
              </w:divBdr>
            </w:div>
            <w:div w:id="88280673">
              <w:marLeft w:val="0"/>
              <w:marRight w:val="0"/>
              <w:marTop w:val="0"/>
              <w:marBottom w:val="0"/>
              <w:divBdr>
                <w:top w:val="none" w:sz="0" w:space="0" w:color="auto"/>
                <w:left w:val="none" w:sz="0" w:space="0" w:color="auto"/>
                <w:bottom w:val="none" w:sz="0" w:space="0" w:color="auto"/>
                <w:right w:val="none" w:sz="0" w:space="0" w:color="auto"/>
              </w:divBdr>
            </w:div>
            <w:div w:id="1042287974">
              <w:marLeft w:val="0"/>
              <w:marRight w:val="0"/>
              <w:marTop w:val="0"/>
              <w:marBottom w:val="0"/>
              <w:divBdr>
                <w:top w:val="none" w:sz="0" w:space="0" w:color="auto"/>
                <w:left w:val="none" w:sz="0" w:space="0" w:color="auto"/>
                <w:bottom w:val="none" w:sz="0" w:space="0" w:color="auto"/>
                <w:right w:val="none" w:sz="0" w:space="0" w:color="auto"/>
              </w:divBdr>
            </w:div>
            <w:div w:id="366376982">
              <w:marLeft w:val="0"/>
              <w:marRight w:val="0"/>
              <w:marTop w:val="0"/>
              <w:marBottom w:val="0"/>
              <w:divBdr>
                <w:top w:val="none" w:sz="0" w:space="0" w:color="auto"/>
                <w:left w:val="none" w:sz="0" w:space="0" w:color="auto"/>
                <w:bottom w:val="none" w:sz="0" w:space="0" w:color="auto"/>
                <w:right w:val="none" w:sz="0" w:space="0" w:color="auto"/>
              </w:divBdr>
            </w:div>
            <w:div w:id="493835648">
              <w:marLeft w:val="0"/>
              <w:marRight w:val="0"/>
              <w:marTop w:val="0"/>
              <w:marBottom w:val="0"/>
              <w:divBdr>
                <w:top w:val="none" w:sz="0" w:space="0" w:color="auto"/>
                <w:left w:val="none" w:sz="0" w:space="0" w:color="auto"/>
                <w:bottom w:val="none" w:sz="0" w:space="0" w:color="auto"/>
                <w:right w:val="none" w:sz="0" w:space="0" w:color="auto"/>
              </w:divBdr>
            </w:div>
          </w:divsChild>
        </w:div>
        <w:div w:id="1282876545">
          <w:marLeft w:val="0"/>
          <w:marRight w:val="0"/>
          <w:marTop w:val="0"/>
          <w:marBottom w:val="0"/>
          <w:divBdr>
            <w:top w:val="none" w:sz="0" w:space="0" w:color="auto"/>
            <w:left w:val="none" w:sz="0" w:space="0" w:color="auto"/>
            <w:bottom w:val="none" w:sz="0" w:space="0" w:color="auto"/>
            <w:right w:val="none" w:sz="0" w:space="0" w:color="auto"/>
          </w:divBdr>
          <w:divsChild>
            <w:div w:id="1864242308">
              <w:marLeft w:val="0"/>
              <w:marRight w:val="0"/>
              <w:marTop w:val="0"/>
              <w:marBottom w:val="0"/>
              <w:divBdr>
                <w:top w:val="none" w:sz="0" w:space="0" w:color="auto"/>
                <w:left w:val="none" w:sz="0" w:space="0" w:color="auto"/>
                <w:bottom w:val="none" w:sz="0" w:space="0" w:color="auto"/>
                <w:right w:val="none" w:sz="0" w:space="0" w:color="auto"/>
              </w:divBdr>
            </w:div>
            <w:div w:id="1968970918">
              <w:marLeft w:val="0"/>
              <w:marRight w:val="0"/>
              <w:marTop w:val="0"/>
              <w:marBottom w:val="0"/>
              <w:divBdr>
                <w:top w:val="none" w:sz="0" w:space="0" w:color="auto"/>
                <w:left w:val="none" w:sz="0" w:space="0" w:color="auto"/>
                <w:bottom w:val="none" w:sz="0" w:space="0" w:color="auto"/>
                <w:right w:val="none" w:sz="0" w:space="0" w:color="auto"/>
              </w:divBdr>
            </w:div>
            <w:div w:id="1891840030">
              <w:marLeft w:val="0"/>
              <w:marRight w:val="0"/>
              <w:marTop w:val="0"/>
              <w:marBottom w:val="0"/>
              <w:divBdr>
                <w:top w:val="none" w:sz="0" w:space="0" w:color="auto"/>
                <w:left w:val="none" w:sz="0" w:space="0" w:color="auto"/>
                <w:bottom w:val="none" w:sz="0" w:space="0" w:color="auto"/>
                <w:right w:val="none" w:sz="0" w:space="0" w:color="auto"/>
              </w:divBdr>
            </w:div>
            <w:div w:id="1722292667">
              <w:marLeft w:val="0"/>
              <w:marRight w:val="0"/>
              <w:marTop w:val="0"/>
              <w:marBottom w:val="0"/>
              <w:divBdr>
                <w:top w:val="none" w:sz="0" w:space="0" w:color="auto"/>
                <w:left w:val="none" w:sz="0" w:space="0" w:color="auto"/>
                <w:bottom w:val="none" w:sz="0" w:space="0" w:color="auto"/>
                <w:right w:val="none" w:sz="0" w:space="0" w:color="auto"/>
              </w:divBdr>
            </w:div>
            <w:div w:id="407000389">
              <w:marLeft w:val="0"/>
              <w:marRight w:val="0"/>
              <w:marTop w:val="0"/>
              <w:marBottom w:val="0"/>
              <w:divBdr>
                <w:top w:val="none" w:sz="0" w:space="0" w:color="auto"/>
                <w:left w:val="none" w:sz="0" w:space="0" w:color="auto"/>
                <w:bottom w:val="none" w:sz="0" w:space="0" w:color="auto"/>
                <w:right w:val="none" w:sz="0" w:space="0" w:color="auto"/>
              </w:divBdr>
            </w:div>
          </w:divsChild>
        </w:div>
        <w:div w:id="1822572538">
          <w:marLeft w:val="0"/>
          <w:marRight w:val="0"/>
          <w:marTop w:val="0"/>
          <w:marBottom w:val="0"/>
          <w:divBdr>
            <w:top w:val="none" w:sz="0" w:space="0" w:color="auto"/>
            <w:left w:val="none" w:sz="0" w:space="0" w:color="auto"/>
            <w:bottom w:val="none" w:sz="0" w:space="0" w:color="auto"/>
            <w:right w:val="none" w:sz="0" w:space="0" w:color="auto"/>
          </w:divBdr>
        </w:div>
        <w:div w:id="2129272647">
          <w:marLeft w:val="0"/>
          <w:marRight w:val="0"/>
          <w:marTop w:val="0"/>
          <w:marBottom w:val="0"/>
          <w:divBdr>
            <w:top w:val="none" w:sz="0" w:space="0" w:color="auto"/>
            <w:left w:val="none" w:sz="0" w:space="0" w:color="auto"/>
            <w:bottom w:val="none" w:sz="0" w:space="0" w:color="auto"/>
            <w:right w:val="none" w:sz="0" w:space="0" w:color="auto"/>
          </w:divBdr>
        </w:div>
        <w:div w:id="59593934">
          <w:marLeft w:val="0"/>
          <w:marRight w:val="0"/>
          <w:marTop w:val="0"/>
          <w:marBottom w:val="0"/>
          <w:divBdr>
            <w:top w:val="none" w:sz="0" w:space="0" w:color="auto"/>
            <w:left w:val="none" w:sz="0" w:space="0" w:color="auto"/>
            <w:bottom w:val="none" w:sz="0" w:space="0" w:color="auto"/>
            <w:right w:val="none" w:sz="0" w:space="0" w:color="auto"/>
          </w:divBdr>
        </w:div>
        <w:div w:id="1972978678">
          <w:marLeft w:val="0"/>
          <w:marRight w:val="0"/>
          <w:marTop w:val="0"/>
          <w:marBottom w:val="0"/>
          <w:divBdr>
            <w:top w:val="none" w:sz="0" w:space="0" w:color="auto"/>
            <w:left w:val="none" w:sz="0" w:space="0" w:color="auto"/>
            <w:bottom w:val="none" w:sz="0" w:space="0" w:color="auto"/>
            <w:right w:val="none" w:sz="0" w:space="0" w:color="auto"/>
          </w:divBdr>
        </w:div>
        <w:div w:id="1204100180">
          <w:marLeft w:val="0"/>
          <w:marRight w:val="0"/>
          <w:marTop w:val="0"/>
          <w:marBottom w:val="0"/>
          <w:divBdr>
            <w:top w:val="none" w:sz="0" w:space="0" w:color="auto"/>
            <w:left w:val="none" w:sz="0" w:space="0" w:color="auto"/>
            <w:bottom w:val="none" w:sz="0" w:space="0" w:color="auto"/>
            <w:right w:val="none" w:sz="0" w:space="0" w:color="auto"/>
          </w:divBdr>
        </w:div>
        <w:div w:id="360281462">
          <w:marLeft w:val="0"/>
          <w:marRight w:val="0"/>
          <w:marTop w:val="0"/>
          <w:marBottom w:val="0"/>
          <w:divBdr>
            <w:top w:val="none" w:sz="0" w:space="0" w:color="auto"/>
            <w:left w:val="none" w:sz="0" w:space="0" w:color="auto"/>
            <w:bottom w:val="none" w:sz="0" w:space="0" w:color="auto"/>
            <w:right w:val="none" w:sz="0" w:space="0" w:color="auto"/>
          </w:divBdr>
          <w:divsChild>
            <w:div w:id="1518348832">
              <w:marLeft w:val="0"/>
              <w:marRight w:val="0"/>
              <w:marTop w:val="0"/>
              <w:marBottom w:val="0"/>
              <w:divBdr>
                <w:top w:val="none" w:sz="0" w:space="0" w:color="auto"/>
                <w:left w:val="none" w:sz="0" w:space="0" w:color="auto"/>
                <w:bottom w:val="none" w:sz="0" w:space="0" w:color="auto"/>
                <w:right w:val="none" w:sz="0" w:space="0" w:color="auto"/>
              </w:divBdr>
            </w:div>
            <w:div w:id="794251374">
              <w:marLeft w:val="0"/>
              <w:marRight w:val="0"/>
              <w:marTop w:val="0"/>
              <w:marBottom w:val="0"/>
              <w:divBdr>
                <w:top w:val="none" w:sz="0" w:space="0" w:color="auto"/>
                <w:left w:val="none" w:sz="0" w:space="0" w:color="auto"/>
                <w:bottom w:val="none" w:sz="0" w:space="0" w:color="auto"/>
                <w:right w:val="none" w:sz="0" w:space="0" w:color="auto"/>
              </w:divBdr>
            </w:div>
            <w:div w:id="944265217">
              <w:marLeft w:val="0"/>
              <w:marRight w:val="0"/>
              <w:marTop w:val="0"/>
              <w:marBottom w:val="0"/>
              <w:divBdr>
                <w:top w:val="none" w:sz="0" w:space="0" w:color="auto"/>
                <w:left w:val="none" w:sz="0" w:space="0" w:color="auto"/>
                <w:bottom w:val="none" w:sz="0" w:space="0" w:color="auto"/>
                <w:right w:val="none" w:sz="0" w:space="0" w:color="auto"/>
              </w:divBdr>
            </w:div>
            <w:div w:id="1462452728">
              <w:marLeft w:val="0"/>
              <w:marRight w:val="0"/>
              <w:marTop w:val="0"/>
              <w:marBottom w:val="0"/>
              <w:divBdr>
                <w:top w:val="none" w:sz="0" w:space="0" w:color="auto"/>
                <w:left w:val="none" w:sz="0" w:space="0" w:color="auto"/>
                <w:bottom w:val="none" w:sz="0" w:space="0" w:color="auto"/>
                <w:right w:val="none" w:sz="0" w:space="0" w:color="auto"/>
              </w:divBdr>
            </w:div>
            <w:div w:id="383606624">
              <w:marLeft w:val="0"/>
              <w:marRight w:val="0"/>
              <w:marTop w:val="0"/>
              <w:marBottom w:val="0"/>
              <w:divBdr>
                <w:top w:val="none" w:sz="0" w:space="0" w:color="auto"/>
                <w:left w:val="none" w:sz="0" w:space="0" w:color="auto"/>
                <w:bottom w:val="none" w:sz="0" w:space="0" w:color="auto"/>
                <w:right w:val="none" w:sz="0" w:space="0" w:color="auto"/>
              </w:divBdr>
            </w:div>
          </w:divsChild>
        </w:div>
        <w:div w:id="105665666">
          <w:marLeft w:val="0"/>
          <w:marRight w:val="0"/>
          <w:marTop w:val="0"/>
          <w:marBottom w:val="0"/>
          <w:divBdr>
            <w:top w:val="none" w:sz="0" w:space="0" w:color="auto"/>
            <w:left w:val="none" w:sz="0" w:space="0" w:color="auto"/>
            <w:bottom w:val="none" w:sz="0" w:space="0" w:color="auto"/>
            <w:right w:val="none" w:sz="0" w:space="0" w:color="auto"/>
          </w:divBdr>
          <w:divsChild>
            <w:div w:id="1014186697">
              <w:marLeft w:val="0"/>
              <w:marRight w:val="0"/>
              <w:marTop w:val="0"/>
              <w:marBottom w:val="0"/>
              <w:divBdr>
                <w:top w:val="none" w:sz="0" w:space="0" w:color="auto"/>
                <w:left w:val="none" w:sz="0" w:space="0" w:color="auto"/>
                <w:bottom w:val="none" w:sz="0" w:space="0" w:color="auto"/>
                <w:right w:val="none" w:sz="0" w:space="0" w:color="auto"/>
              </w:divBdr>
            </w:div>
            <w:div w:id="714042984">
              <w:marLeft w:val="0"/>
              <w:marRight w:val="0"/>
              <w:marTop w:val="0"/>
              <w:marBottom w:val="0"/>
              <w:divBdr>
                <w:top w:val="none" w:sz="0" w:space="0" w:color="auto"/>
                <w:left w:val="none" w:sz="0" w:space="0" w:color="auto"/>
                <w:bottom w:val="none" w:sz="0" w:space="0" w:color="auto"/>
                <w:right w:val="none" w:sz="0" w:space="0" w:color="auto"/>
              </w:divBdr>
            </w:div>
            <w:div w:id="1097751082">
              <w:marLeft w:val="0"/>
              <w:marRight w:val="0"/>
              <w:marTop w:val="0"/>
              <w:marBottom w:val="0"/>
              <w:divBdr>
                <w:top w:val="none" w:sz="0" w:space="0" w:color="auto"/>
                <w:left w:val="none" w:sz="0" w:space="0" w:color="auto"/>
                <w:bottom w:val="none" w:sz="0" w:space="0" w:color="auto"/>
                <w:right w:val="none" w:sz="0" w:space="0" w:color="auto"/>
              </w:divBdr>
            </w:div>
            <w:div w:id="134950994">
              <w:marLeft w:val="0"/>
              <w:marRight w:val="0"/>
              <w:marTop w:val="0"/>
              <w:marBottom w:val="0"/>
              <w:divBdr>
                <w:top w:val="none" w:sz="0" w:space="0" w:color="auto"/>
                <w:left w:val="none" w:sz="0" w:space="0" w:color="auto"/>
                <w:bottom w:val="none" w:sz="0" w:space="0" w:color="auto"/>
                <w:right w:val="none" w:sz="0" w:space="0" w:color="auto"/>
              </w:divBdr>
            </w:div>
            <w:div w:id="1624653185">
              <w:marLeft w:val="0"/>
              <w:marRight w:val="0"/>
              <w:marTop w:val="0"/>
              <w:marBottom w:val="0"/>
              <w:divBdr>
                <w:top w:val="none" w:sz="0" w:space="0" w:color="auto"/>
                <w:left w:val="none" w:sz="0" w:space="0" w:color="auto"/>
                <w:bottom w:val="none" w:sz="0" w:space="0" w:color="auto"/>
                <w:right w:val="none" w:sz="0" w:space="0" w:color="auto"/>
              </w:divBdr>
            </w:div>
          </w:divsChild>
        </w:div>
        <w:div w:id="2127113926">
          <w:marLeft w:val="0"/>
          <w:marRight w:val="0"/>
          <w:marTop w:val="0"/>
          <w:marBottom w:val="0"/>
          <w:divBdr>
            <w:top w:val="none" w:sz="0" w:space="0" w:color="auto"/>
            <w:left w:val="none" w:sz="0" w:space="0" w:color="auto"/>
            <w:bottom w:val="none" w:sz="0" w:space="0" w:color="auto"/>
            <w:right w:val="none" w:sz="0" w:space="0" w:color="auto"/>
          </w:divBdr>
          <w:divsChild>
            <w:div w:id="1048988508">
              <w:marLeft w:val="0"/>
              <w:marRight w:val="0"/>
              <w:marTop w:val="0"/>
              <w:marBottom w:val="0"/>
              <w:divBdr>
                <w:top w:val="none" w:sz="0" w:space="0" w:color="auto"/>
                <w:left w:val="none" w:sz="0" w:space="0" w:color="auto"/>
                <w:bottom w:val="none" w:sz="0" w:space="0" w:color="auto"/>
                <w:right w:val="none" w:sz="0" w:space="0" w:color="auto"/>
              </w:divBdr>
            </w:div>
            <w:div w:id="741372931">
              <w:marLeft w:val="0"/>
              <w:marRight w:val="0"/>
              <w:marTop w:val="0"/>
              <w:marBottom w:val="0"/>
              <w:divBdr>
                <w:top w:val="none" w:sz="0" w:space="0" w:color="auto"/>
                <w:left w:val="none" w:sz="0" w:space="0" w:color="auto"/>
                <w:bottom w:val="none" w:sz="0" w:space="0" w:color="auto"/>
                <w:right w:val="none" w:sz="0" w:space="0" w:color="auto"/>
              </w:divBdr>
            </w:div>
            <w:div w:id="1056271129">
              <w:marLeft w:val="0"/>
              <w:marRight w:val="0"/>
              <w:marTop w:val="0"/>
              <w:marBottom w:val="0"/>
              <w:divBdr>
                <w:top w:val="none" w:sz="0" w:space="0" w:color="auto"/>
                <w:left w:val="none" w:sz="0" w:space="0" w:color="auto"/>
                <w:bottom w:val="none" w:sz="0" w:space="0" w:color="auto"/>
                <w:right w:val="none" w:sz="0" w:space="0" w:color="auto"/>
              </w:divBdr>
            </w:div>
            <w:div w:id="415178610">
              <w:marLeft w:val="0"/>
              <w:marRight w:val="0"/>
              <w:marTop w:val="0"/>
              <w:marBottom w:val="0"/>
              <w:divBdr>
                <w:top w:val="none" w:sz="0" w:space="0" w:color="auto"/>
                <w:left w:val="none" w:sz="0" w:space="0" w:color="auto"/>
                <w:bottom w:val="none" w:sz="0" w:space="0" w:color="auto"/>
                <w:right w:val="none" w:sz="0" w:space="0" w:color="auto"/>
              </w:divBdr>
            </w:div>
            <w:div w:id="1987856869">
              <w:marLeft w:val="0"/>
              <w:marRight w:val="0"/>
              <w:marTop w:val="0"/>
              <w:marBottom w:val="0"/>
              <w:divBdr>
                <w:top w:val="none" w:sz="0" w:space="0" w:color="auto"/>
                <w:left w:val="none" w:sz="0" w:space="0" w:color="auto"/>
                <w:bottom w:val="none" w:sz="0" w:space="0" w:color="auto"/>
                <w:right w:val="none" w:sz="0" w:space="0" w:color="auto"/>
              </w:divBdr>
            </w:div>
          </w:divsChild>
        </w:div>
        <w:div w:id="1828403658">
          <w:marLeft w:val="0"/>
          <w:marRight w:val="0"/>
          <w:marTop w:val="0"/>
          <w:marBottom w:val="0"/>
          <w:divBdr>
            <w:top w:val="none" w:sz="0" w:space="0" w:color="auto"/>
            <w:left w:val="none" w:sz="0" w:space="0" w:color="auto"/>
            <w:bottom w:val="none" w:sz="0" w:space="0" w:color="auto"/>
            <w:right w:val="none" w:sz="0" w:space="0" w:color="auto"/>
          </w:divBdr>
          <w:divsChild>
            <w:div w:id="1926835733">
              <w:marLeft w:val="0"/>
              <w:marRight w:val="0"/>
              <w:marTop w:val="0"/>
              <w:marBottom w:val="0"/>
              <w:divBdr>
                <w:top w:val="none" w:sz="0" w:space="0" w:color="auto"/>
                <w:left w:val="none" w:sz="0" w:space="0" w:color="auto"/>
                <w:bottom w:val="none" w:sz="0" w:space="0" w:color="auto"/>
                <w:right w:val="none" w:sz="0" w:space="0" w:color="auto"/>
              </w:divBdr>
            </w:div>
            <w:div w:id="223178926">
              <w:marLeft w:val="0"/>
              <w:marRight w:val="0"/>
              <w:marTop w:val="0"/>
              <w:marBottom w:val="0"/>
              <w:divBdr>
                <w:top w:val="none" w:sz="0" w:space="0" w:color="auto"/>
                <w:left w:val="none" w:sz="0" w:space="0" w:color="auto"/>
                <w:bottom w:val="none" w:sz="0" w:space="0" w:color="auto"/>
                <w:right w:val="none" w:sz="0" w:space="0" w:color="auto"/>
              </w:divBdr>
            </w:div>
            <w:div w:id="1665087749">
              <w:marLeft w:val="0"/>
              <w:marRight w:val="0"/>
              <w:marTop w:val="0"/>
              <w:marBottom w:val="0"/>
              <w:divBdr>
                <w:top w:val="none" w:sz="0" w:space="0" w:color="auto"/>
                <w:left w:val="none" w:sz="0" w:space="0" w:color="auto"/>
                <w:bottom w:val="none" w:sz="0" w:space="0" w:color="auto"/>
                <w:right w:val="none" w:sz="0" w:space="0" w:color="auto"/>
              </w:divBdr>
            </w:div>
            <w:div w:id="465661945">
              <w:marLeft w:val="0"/>
              <w:marRight w:val="0"/>
              <w:marTop w:val="0"/>
              <w:marBottom w:val="0"/>
              <w:divBdr>
                <w:top w:val="none" w:sz="0" w:space="0" w:color="auto"/>
                <w:left w:val="none" w:sz="0" w:space="0" w:color="auto"/>
                <w:bottom w:val="none" w:sz="0" w:space="0" w:color="auto"/>
                <w:right w:val="none" w:sz="0" w:space="0" w:color="auto"/>
              </w:divBdr>
            </w:div>
            <w:div w:id="1610430003">
              <w:marLeft w:val="0"/>
              <w:marRight w:val="0"/>
              <w:marTop w:val="0"/>
              <w:marBottom w:val="0"/>
              <w:divBdr>
                <w:top w:val="none" w:sz="0" w:space="0" w:color="auto"/>
                <w:left w:val="none" w:sz="0" w:space="0" w:color="auto"/>
                <w:bottom w:val="none" w:sz="0" w:space="0" w:color="auto"/>
                <w:right w:val="none" w:sz="0" w:space="0" w:color="auto"/>
              </w:divBdr>
            </w:div>
          </w:divsChild>
        </w:div>
        <w:div w:id="365374483">
          <w:marLeft w:val="0"/>
          <w:marRight w:val="0"/>
          <w:marTop w:val="0"/>
          <w:marBottom w:val="0"/>
          <w:divBdr>
            <w:top w:val="none" w:sz="0" w:space="0" w:color="auto"/>
            <w:left w:val="none" w:sz="0" w:space="0" w:color="auto"/>
            <w:bottom w:val="none" w:sz="0" w:space="0" w:color="auto"/>
            <w:right w:val="none" w:sz="0" w:space="0" w:color="auto"/>
          </w:divBdr>
        </w:div>
        <w:div w:id="1966809476">
          <w:marLeft w:val="0"/>
          <w:marRight w:val="0"/>
          <w:marTop w:val="0"/>
          <w:marBottom w:val="0"/>
          <w:divBdr>
            <w:top w:val="none" w:sz="0" w:space="0" w:color="auto"/>
            <w:left w:val="none" w:sz="0" w:space="0" w:color="auto"/>
            <w:bottom w:val="none" w:sz="0" w:space="0" w:color="auto"/>
            <w:right w:val="none" w:sz="0" w:space="0" w:color="auto"/>
          </w:divBdr>
        </w:div>
        <w:div w:id="17536222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1/relationships/commentsExtended" Target="commentsExtended.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make.powerpages.microsoft.com" TargetMode="Externa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microsoft.com/office/2020/10/relationships/intelligence" Target="intelligence2.xml"/><Relationship Id="rId5" Type="http://schemas.openxmlformats.org/officeDocument/2006/relationships/numbering" Target="numbering.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20" Type="http://schemas.microsoft.com/office/2018/08/relationships/commentsExtensible" Target="commentsExtensible.xml"/><Relationship Id="rId41" Type="http://schemas.openxmlformats.org/officeDocument/2006/relationships/image" Target="media/image2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microsoft.com/about/legal/permission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make.powerpages.microsoft.com" TargetMode="External"/><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rosenb\Downloads\Microsoft_brand_white_paper_template_20200929.dotx" TargetMode="External"/></Relationships>
</file>

<file path=word/theme/theme1.xml><?xml version="1.0" encoding="utf-8"?>
<a:theme xmlns:a="http://schemas.openxmlformats.org/drawingml/2006/main" name="Office Theme">
  <a:themeElements>
    <a:clrScheme name="MS Simplicity">
      <a:dk1>
        <a:srgbClr val="000000"/>
      </a:dk1>
      <a:lt1>
        <a:srgbClr val="FFFFFF"/>
      </a:lt1>
      <a:dk2>
        <a:srgbClr val="636466"/>
      </a:dk2>
      <a:lt2>
        <a:srgbClr val="D2D2D2"/>
      </a:lt2>
      <a:accent1>
        <a:srgbClr val="00BCF2"/>
      </a:accent1>
      <a:accent2>
        <a:srgbClr val="E81123"/>
      </a:accent2>
      <a:accent3>
        <a:srgbClr val="7FBA00"/>
      </a:accent3>
      <a:accent4>
        <a:srgbClr val="5C005C"/>
      </a:accent4>
      <a:accent5>
        <a:srgbClr val="FFB900"/>
      </a:accent5>
      <a:accent6>
        <a:srgbClr val="737373"/>
      </a:accent6>
      <a:hlink>
        <a:srgbClr val="505050"/>
      </a:hlink>
      <a:folHlink>
        <a:srgbClr val="00BCF2"/>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230e9df3-be65-4c73-a93b-d1236ebd677e" xsi:nil="true"/>
    <lcf76f155ced4ddcb4097134ff3c332f xmlns="cea7764e-6bf9-427d-be15-e74097e0a61c">
      <Terms xmlns="http://schemas.microsoft.com/office/infopath/2007/PartnerControls"/>
    </lcf76f155ced4ddcb4097134ff3c332f>
    <Sign_x002d_off_x0020_status xmlns="cea7764e-6bf9-427d-be15-e74097e0a61c" xsi:nil="true"/>
    <Title_x0020_URL xmlns="cea7764e-6bf9-427d-be15-e74097e0a61c">
      <Url xsi:nil="true"/>
      <Description xsi:nil="true"/>
    </Title_x0020_URL>
    <Mail_x0020_Sent xmlns="cea7764e-6bf9-427d-be15-e74097e0a61c">false</Mail_x0020_Sent>
    <_Flow_SignoffStatus xmlns="cea7764e-6bf9-427d-be15-e74097e0a61c" xsi:nil="true"/>
    <State xmlns="cea7764e-6bf9-427d-be15-e74097e0a61c">Open</State>
    <Comments xmlns="cea7764e-6bf9-427d-be15-e74097e0a61c" xsi:nil="true"/>
    <Lead_x0020_Signoff xmlns="cea7764e-6bf9-427d-be15-e74097e0a61c">false</Lead_x0020_Signoff>
    <Title_x0020_ID xmlns="cea7764e-6bf9-427d-be15-e74097e0a61c"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39A62E282DDA434E979CD3E03185182E" ma:contentTypeVersion="32" ma:contentTypeDescription="Create a new document." ma:contentTypeScope="" ma:versionID="c98a9ee6da95eecee7c856fc1e76d5b2">
  <xsd:schema xmlns:xsd="http://www.w3.org/2001/XMLSchema" xmlns:xs="http://www.w3.org/2001/XMLSchema" xmlns:p="http://schemas.microsoft.com/office/2006/metadata/properties" xmlns:ns1="http://schemas.microsoft.com/sharepoint/v3" xmlns:ns2="cea7764e-6bf9-427d-be15-e74097e0a61c" xmlns:ns3="fb9ea31f-0ab8-44ff-80d1-5777f6d9d945" xmlns:ns4="230e9df3-be65-4c73-a93b-d1236ebd677e" targetNamespace="http://schemas.microsoft.com/office/2006/metadata/properties" ma:root="true" ma:fieldsID="66a31f77ed604b2d0136349ecc002343" ns1:_="" ns2:_="" ns3:_="" ns4:_="">
    <xsd:import namespace="http://schemas.microsoft.com/sharepoint/v3"/>
    <xsd:import namespace="cea7764e-6bf9-427d-be15-e74097e0a61c"/>
    <xsd:import namespace="fb9ea31f-0ab8-44ff-80d1-5777f6d9d945"/>
    <xsd:import namespace="230e9df3-be65-4c73-a93b-d1236ebd677e"/>
    <xsd:element name="properties">
      <xsd:complexType>
        <xsd:sequence>
          <xsd:element name="documentManagement">
            <xsd:complexType>
              <xsd:all>
                <xsd:element ref="ns2:Title_x0020_ID" minOccurs="0"/>
                <xsd:element ref="ns2:Title_x0020_URL" minOccurs="0"/>
                <xsd:element ref="ns2:Comments" minOccurs="0"/>
                <xsd:element ref="ns2:Sign_x002d_off_x0020_status" minOccurs="0"/>
                <xsd:element ref="ns2:Mail_x0020_Sent" minOccurs="0"/>
                <xsd:element ref="ns2:_Flow_SignoffStatus" minOccurs="0"/>
                <xsd:element ref="ns2:Lead_x0020_Signoff"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GenerationTime" minOccurs="0"/>
                <xsd:element ref="ns2:MediaServiceEventHashCode" minOccurs="0"/>
                <xsd:element ref="ns2:MediaServiceOCR" minOccurs="0"/>
                <xsd:element ref="ns1:_ip_UnifiedCompliancePolicyProperties" minOccurs="0"/>
                <xsd:element ref="ns1:_ip_UnifiedCompliancePolicyUIAction" minOccurs="0"/>
                <xsd:element ref="ns2:MediaServiceDateTaken" minOccurs="0"/>
                <xsd:element ref="ns2:MediaServiceLocation" minOccurs="0"/>
                <xsd:element ref="ns2:MediaLengthInSeconds" minOccurs="0"/>
                <xsd:element ref="ns2:lcf76f155ced4ddcb4097134ff3c332f" minOccurs="0"/>
                <xsd:element ref="ns4:TaxCatchAll" minOccurs="0"/>
                <xsd:element ref="ns2:State"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ma:readOnly="false">
      <xsd:simpleType>
        <xsd:restriction base="dms:Note"/>
      </xsd:simpleType>
    </xsd:element>
    <xsd:element name="_ip_UnifiedCompliancePolicyUIAction" ma:index="23"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a7764e-6bf9-427d-be15-e74097e0a61c" elementFormDefault="qualified">
    <xsd:import namespace="http://schemas.microsoft.com/office/2006/documentManagement/types"/>
    <xsd:import namespace="http://schemas.microsoft.com/office/infopath/2007/PartnerControls"/>
    <xsd:element name="Title_x0020_ID" ma:index="2" nillable="true" ma:displayName="Title ID" ma:internalName="Title_x0020_ID" ma:readOnly="false">
      <xsd:simpleType>
        <xsd:restriction base="dms:Number"/>
      </xsd:simpleType>
    </xsd:element>
    <xsd:element name="Title_x0020_URL" ma:index="3" nillable="true" ma:displayName="Title URL" ma:format="Hyperlink" ma:internalName="Title_x0020_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mments" ma:index="4" nillable="true" ma:displayName="Comments" ma:internalName="Comments" ma:readOnly="false">
      <xsd:simpleType>
        <xsd:restriction base="dms:Note">
          <xsd:maxLength value="255"/>
        </xsd:restriction>
      </xsd:simpleType>
    </xsd:element>
    <xsd:element name="Sign_x002d_off_x0020_status" ma:index="5" nillable="true" ma:displayName="Sign-off status" ma:format="Dropdown" ma:internalName="Sign_x002d_off_x0020_status" ma:readOnly="false">
      <xsd:simpleType>
        <xsd:restriction base="dms:Choice">
          <xsd:enumeration value="Approve"/>
          <xsd:enumeration value="Approved with Comments"/>
          <xsd:enumeration value="Rejected with Comments"/>
        </xsd:restriction>
      </xsd:simpleType>
    </xsd:element>
    <xsd:element name="Mail_x0020_Sent" ma:index="6" nillable="true" ma:displayName="Mail Sent" ma:default="0" ma:internalName="Mail_x0020_Sent" ma:readOnly="false">
      <xsd:simpleType>
        <xsd:restriction base="dms:Boolean"/>
      </xsd:simpleType>
    </xsd:element>
    <xsd:element name="_Flow_SignoffStatus" ma:index="7" nillable="true" ma:displayName="Sign-off status" ma:internalName="Sign_x002d_off_x0020_status0" ma:readOnly="false">
      <xsd:simpleType>
        <xsd:restriction base="dms:Text"/>
      </xsd:simpleType>
    </xsd:element>
    <xsd:element name="Lead_x0020_Signoff" ma:index="8" nillable="true" ma:displayName="Lead Signoff" ma:default="0" ma:internalName="Lead_x0020_Signoff" ma:readOnly="false">
      <xsd:simpleType>
        <xsd:restriction base="dms:Boolean"/>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hidden="true" ma:internalName="MediaServiceKeyPoint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1" nillable="true" ma:displayName="Extracted Text" ma:hidden="true" ma:internalName="MediaServiceOCR" ma:readOnly="true">
      <xsd:simpleType>
        <xsd:restriction base="dms:Note"/>
      </xsd:simpleType>
    </xsd:element>
    <xsd:element name="MediaServiceDateTaken" ma:index="25" nillable="true" ma:displayName="MediaServiceDateTaken" ma:hidden="true" ma:internalName="MediaServiceDateTaken" ma:readOnly="true">
      <xsd:simpleType>
        <xsd:restriction base="dms:Text"/>
      </xsd:simpleType>
    </xsd:element>
    <xsd:element name="MediaServiceLocation" ma:index="27" nillable="true" ma:displayName="Location" ma:hidden="true" ma:internalName="MediaServiceLocation" ma:readOnly="true">
      <xsd:simpleType>
        <xsd:restriction base="dms:Text"/>
      </xsd:simpleType>
    </xsd:element>
    <xsd:element name="MediaLengthInSeconds" ma:index="28" nillable="true" ma:displayName="Length (seconds)" ma:hidden="true" ma:internalName="MediaLengthInSeconds" ma:readOnly="true">
      <xsd:simpleType>
        <xsd:restriction base="dms:Unknown"/>
      </xsd:simpleType>
    </xsd:element>
    <xsd:element name="lcf76f155ced4ddcb4097134ff3c332f" ma:index="30"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State" ma:index="32" nillable="true" ma:displayName="State" ma:default="Open" ma:format="Dropdown" ma:internalName="State">
      <xsd:simpleType>
        <xsd:restriction base="dms:Choice">
          <xsd:enumeration value="Open"/>
          <xsd:enumeration value="Complete"/>
          <xsd:enumeration value="Waiting Ian's Review"/>
        </xsd:restriction>
      </xsd:simpleType>
    </xsd:element>
    <xsd:element name="MediaServiceSearchProperties" ma:index="33" nillable="true" ma:displayName="MediaServiceSearchProperties" ma:hidden="true" ma:internalName="MediaServiceSearchProperties" ma:readOnly="true">
      <xsd:simpleType>
        <xsd:restriction base="dms:Note"/>
      </xsd:simpleType>
    </xsd:element>
    <xsd:element name="MediaServiceDocTags" ma:index="34" nillable="true" ma:displayName="MediaServiceDocTags" ma:hidden="true" ma:internalName="MediaServiceDocTags" ma:readOnly="true">
      <xsd:simpleType>
        <xsd:restriction base="dms:Note"/>
      </xsd:simpleType>
    </xsd:element>
    <xsd:element name="MediaServiceObjectDetectorVersions" ma:index="3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9ea31f-0ab8-44ff-80d1-5777f6d9d945"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31" nillable="true" ma:displayName="Taxonomy Catch All Column" ma:hidden="true" ma:list="{ae63ffbd-de59-4149-9433-57c64ddd7584}" ma:internalName="TaxCatchAll" ma:showField="CatchAllData" ma:web="fb9ea31f-0ab8-44ff-80d1-5777f6d9d94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0"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469FBD-9B66-4C67-8B19-9574A25E182E}">
  <ds:schemaRefs>
    <ds:schemaRef ds:uri="http://schemas.microsoft.com/office/2006/metadata/properties"/>
    <ds:schemaRef ds:uri="http://schemas.microsoft.com/office/infopath/2007/PartnerControls"/>
    <ds:schemaRef ds:uri="http://schemas.microsoft.com/sharepoint/v3"/>
    <ds:schemaRef ds:uri="230e9df3-be65-4c73-a93b-d1236ebd677e"/>
    <ds:schemaRef ds:uri="cea7764e-6bf9-427d-be15-e74097e0a61c"/>
  </ds:schemaRefs>
</ds:datastoreItem>
</file>

<file path=customXml/itemProps2.xml><?xml version="1.0" encoding="utf-8"?>
<ds:datastoreItem xmlns:ds="http://schemas.openxmlformats.org/officeDocument/2006/customXml" ds:itemID="{6604F8DD-30E6-4B7A-8F26-8BE2D3459CB8}">
  <ds:schemaRefs>
    <ds:schemaRef ds:uri="http://schemas.openxmlformats.org/officeDocument/2006/bibliography"/>
  </ds:schemaRefs>
</ds:datastoreItem>
</file>

<file path=customXml/itemProps3.xml><?xml version="1.0" encoding="utf-8"?>
<ds:datastoreItem xmlns:ds="http://schemas.openxmlformats.org/officeDocument/2006/customXml" ds:itemID="{7EB9A143-0E98-4141-83F2-1FB6D53D288C}"/>
</file>

<file path=customXml/itemProps4.xml><?xml version="1.0" encoding="utf-8"?>
<ds:datastoreItem xmlns:ds="http://schemas.openxmlformats.org/officeDocument/2006/customXml" ds:itemID="{047F4723-A577-4550-9E97-DC351EEA4E6C}">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Microsoft_brand_white_paper_template_20200929</Template>
  <TotalTime>252</TotalTime>
  <Pages>23</Pages>
  <Words>1554</Words>
  <Characters>8859</Characters>
  <Application>Microsoft Office Word</Application>
  <DocSecurity>0</DocSecurity>
  <Lines>73</Lines>
  <Paragraphs>20</Paragraphs>
  <ScaleCrop>false</ScaleCrop>
  <Company>Microsoft</Company>
  <LinksUpToDate>false</LinksUpToDate>
  <CharactersWithSpaces>10393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A Rosenberger</dc:creator>
  <cp:lastModifiedBy>Kimberly Retherford</cp:lastModifiedBy>
  <cp:revision>35</cp:revision>
  <cp:lastPrinted>2020-09-14T21:33:00Z</cp:lastPrinted>
  <dcterms:created xsi:type="dcterms:W3CDTF">2022-10-25T20:07:00Z</dcterms:created>
  <dcterms:modified xsi:type="dcterms:W3CDTF">2023-06-05T21:52:00Z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2018-05-31T22:24:42.7211284Z</vt:lpwstr>
  </property>
  <property fmtid="{D5CDD505-2E9C-101B-9397-08002B2CF9AE}" pid="5" name="MSIP_Label_f42aa342-8706-4288-bd11-ebb85995028c_Name">
    <vt:lpwstr>General</vt:lpwstr>
  </property>
  <property fmtid="{D5CDD505-2E9C-101B-9397-08002B2CF9AE}" pid="6" name="MSIP_Label_f42aa342-8706-4288-bd11-ebb85995028c_Extended_MSFT_Method">
    <vt:lpwstr>Automatic</vt:lpwstr>
  </property>
  <property fmtid="{D5CDD505-2E9C-101B-9397-08002B2CF9AE}" pid="7" name="Sensitivity">
    <vt:lpwstr>General</vt:lpwstr>
  </property>
  <property fmtid="{D5CDD505-2E9C-101B-9397-08002B2CF9AE}" pid="8" name="ContentTypeId">
    <vt:lpwstr>0x01010039A62E282DDA434E979CD3E03185182E</vt:lpwstr>
  </property>
  <property fmtid="{D5CDD505-2E9C-101B-9397-08002B2CF9AE}" pid="9" name="MediaServiceImageTags">
    <vt:lpwstr/>
  </property>
</Properties>
</file>